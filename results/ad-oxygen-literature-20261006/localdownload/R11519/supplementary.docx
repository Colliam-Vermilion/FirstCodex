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C8D927B" w14:textId="77777777" w:rsidR="00A21029" w:rsidRDefault="00242FAB">
      <w:pPr>
        <w:spacing w:line="360" w:lineRule="auto"/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En</w:t>
      </w:r>
      <w:r>
        <w:rPr>
          <w:b/>
          <w:sz w:val="28"/>
          <w:szCs w:val="28"/>
        </w:rPr>
        <w:t xml:space="preserve">hancing anaerobic digestion of swine manure using microbial electrolysis cell and </w:t>
      </w:r>
      <w:proofErr w:type="spellStart"/>
      <w:r>
        <w:rPr>
          <w:b/>
          <w:sz w:val="28"/>
          <w:szCs w:val="28"/>
        </w:rPr>
        <w:t>microaeration</w:t>
      </w:r>
      <w:proofErr w:type="spellEnd"/>
    </w:p>
    <w:p w14:paraId="5E3960FB" w14:textId="77777777" w:rsidR="00A21029" w:rsidRDefault="00A21029">
      <w:pPr>
        <w:spacing w:line="360" w:lineRule="auto"/>
        <w:jc w:val="center"/>
        <w:rPr>
          <w:b/>
          <w:sz w:val="28"/>
          <w:szCs w:val="28"/>
          <w:highlight w:val="yellow"/>
        </w:rPr>
      </w:pPr>
    </w:p>
    <w:p w14:paraId="199EC03A" w14:textId="77777777" w:rsidR="00BC4907" w:rsidRDefault="00BC4907" w:rsidP="00BC4907">
      <w:pPr>
        <w:spacing w:line="360" w:lineRule="auto"/>
        <w:jc w:val="center"/>
        <w:rPr>
          <w:sz w:val="21"/>
          <w:szCs w:val="21"/>
        </w:rPr>
      </w:pPr>
      <w:proofErr w:type="spellStart"/>
      <w:r>
        <w:rPr>
          <w:sz w:val="21"/>
          <w:szCs w:val="21"/>
        </w:rPr>
        <w:t>Yanqiang</w:t>
      </w:r>
      <w:proofErr w:type="spellEnd"/>
      <w:r>
        <w:rPr>
          <w:sz w:val="21"/>
          <w:szCs w:val="21"/>
        </w:rPr>
        <w:t xml:space="preserve"> Di</w:t>
      </w:r>
      <w:r>
        <w:rPr>
          <w:sz w:val="21"/>
          <w:szCs w:val="21"/>
          <w:vertAlign w:val="superscript"/>
        </w:rPr>
        <w:t>a1</w:t>
      </w:r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Wenxue</w:t>
      </w:r>
      <w:proofErr w:type="spellEnd"/>
      <w:r>
        <w:rPr>
          <w:sz w:val="21"/>
          <w:szCs w:val="21"/>
        </w:rPr>
        <w:t xml:space="preserve"> Hou</w:t>
      </w:r>
      <w:r>
        <w:rPr>
          <w:sz w:val="21"/>
          <w:szCs w:val="21"/>
          <w:vertAlign w:val="superscript"/>
        </w:rPr>
        <w:t>b1</w:t>
      </w:r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Chunlin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Bian</w:t>
      </w:r>
      <w:r>
        <w:rPr>
          <w:sz w:val="21"/>
          <w:szCs w:val="21"/>
          <w:vertAlign w:val="superscript"/>
        </w:rPr>
        <w:t>b</w:t>
      </w:r>
      <w:proofErr w:type="gramStart"/>
      <w:r>
        <w:rPr>
          <w:sz w:val="21"/>
          <w:szCs w:val="21"/>
          <w:vertAlign w:val="superscript"/>
        </w:rPr>
        <w:t>,c</w:t>
      </w:r>
      <w:proofErr w:type="spellEnd"/>
      <w:proofErr w:type="gramEnd"/>
      <w:r>
        <w:rPr>
          <w:sz w:val="21"/>
          <w:szCs w:val="21"/>
        </w:rPr>
        <w:t xml:space="preserve">, Tianlong </w:t>
      </w:r>
      <w:proofErr w:type="spellStart"/>
      <w:r>
        <w:rPr>
          <w:sz w:val="21"/>
          <w:szCs w:val="21"/>
        </w:rPr>
        <w:t>Zheng</w:t>
      </w:r>
      <w:r>
        <w:rPr>
          <w:sz w:val="21"/>
          <w:szCs w:val="21"/>
          <w:vertAlign w:val="superscript"/>
        </w:rPr>
        <w:t>b</w:t>
      </w:r>
      <w:proofErr w:type="spellEnd"/>
      <w:r>
        <w:rPr>
          <w:sz w:val="21"/>
          <w:szCs w:val="21"/>
        </w:rPr>
        <w:t xml:space="preserve">, </w:t>
      </w:r>
      <w:r>
        <w:rPr>
          <w:sz w:val="21"/>
          <w:szCs w:val="21"/>
          <w:lang w:bidi="ar"/>
        </w:rPr>
        <w:t xml:space="preserve">Benyi </w:t>
      </w:r>
      <w:proofErr w:type="spellStart"/>
      <w:r>
        <w:rPr>
          <w:sz w:val="21"/>
          <w:szCs w:val="21"/>
          <w:lang w:bidi="ar"/>
        </w:rPr>
        <w:t>Xiao</w:t>
      </w:r>
      <w:r>
        <w:rPr>
          <w:sz w:val="21"/>
          <w:szCs w:val="21"/>
          <w:vertAlign w:val="superscript"/>
          <w:lang w:bidi="ar"/>
        </w:rPr>
        <w:t>b</w:t>
      </w:r>
      <w:proofErr w:type="spellEnd"/>
      <w:r>
        <w:rPr>
          <w:rStyle w:val="ac"/>
          <w:sz w:val="21"/>
          <w:szCs w:val="21"/>
          <w:lang w:bidi="ar"/>
        </w:rPr>
        <w:footnoteReference w:customMarkFollows="1" w:id="1"/>
        <w:sym w:font="Symbol" w:char="F02A"/>
      </w:r>
      <w:r>
        <w:rPr>
          <w:sz w:val="21"/>
          <w:szCs w:val="21"/>
        </w:rPr>
        <w:t>, Lin Li</w:t>
      </w:r>
      <w:r>
        <w:rPr>
          <w:sz w:val="21"/>
          <w:szCs w:val="21"/>
          <w:vertAlign w:val="superscript"/>
        </w:rPr>
        <w:t>b</w:t>
      </w:r>
    </w:p>
    <w:p w14:paraId="3EBEFF5A" w14:textId="7A4120F2" w:rsidR="00A21029" w:rsidRDefault="00BC4907" w:rsidP="00BC4907">
      <w:pPr>
        <w:spacing w:line="360" w:lineRule="auto"/>
        <w:jc w:val="center"/>
        <w:rPr>
          <w:sz w:val="21"/>
          <w:szCs w:val="21"/>
          <w:lang w:bidi="ar"/>
        </w:rPr>
      </w:pPr>
      <w:r>
        <w:rPr>
          <w:sz w:val="21"/>
          <w:szCs w:val="21"/>
        </w:rPr>
        <w:t>a. China Academy of Building Research, Beijing 100013, China;</w:t>
      </w:r>
      <w:r>
        <w:rPr>
          <w:sz w:val="21"/>
          <w:szCs w:val="21"/>
          <w:lang w:bidi="ar"/>
        </w:rPr>
        <w:t xml:space="preserve"> b. Research Center for Eco-Environmental Sciences, Chinese Academy of Sciences, Beijing 100085, China; c</w:t>
      </w:r>
      <w:r>
        <w:rPr>
          <w:rFonts w:hint="eastAsia"/>
          <w:sz w:val="21"/>
          <w:szCs w:val="21"/>
          <w:lang w:bidi="ar"/>
        </w:rPr>
        <w:t>.</w:t>
      </w:r>
      <w:r>
        <w:rPr>
          <w:sz w:val="21"/>
          <w:szCs w:val="21"/>
          <w:lang w:bidi="ar"/>
        </w:rPr>
        <w:t xml:space="preserve"> Jiangsu Jiangnan Water Co., Ltd., </w:t>
      </w:r>
      <w:proofErr w:type="spellStart"/>
      <w:r>
        <w:rPr>
          <w:sz w:val="21"/>
          <w:szCs w:val="21"/>
          <w:lang w:bidi="ar"/>
        </w:rPr>
        <w:t>Jiangyin</w:t>
      </w:r>
      <w:proofErr w:type="spellEnd"/>
      <w:r>
        <w:rPr>
          <w:sz w:val="21"/>
          <w:szCs w:val="21"/>
          <w:lang w:bidi="ar"/>
        </w:rPr>
        <w:t xml:space="preserve"> 214400, China.</w:t>
      </w:r>
    </w:p>
    <w:p w14:paraId="3915AF83" w14:textId="77777777" w:rsidR="00BC4907" w:rsidRPr="00BC4907" w:rsidRDefault="00BC4907" w:rsidP="00BC4907">
      <w:pPr>
        <w:spacing w:line="360" w:lineRule="auto"/>
        <w:jc w:val="center"/>
        <w:rPr>
          <w:sz w:val="21"/>
          <w:szCs w:val="21"/>
        </w:rPr>
      </w:pPr>
    </w:p>
    <w:p w14:paraId="4056F663" w14:textId="77777777" w:rsidR="00A21029" w:rsidRDefault="00242FAB">
      <w:pPr>
        <w:spacing w:line="360" w:lineRule="auto"/>
        <w:jc w:val="center"/>
        <w:rPr>
          <w:b/>
        </w:rPr>
      </w:pPr>
      <w:r>
        <w:rPr>
          <w:b/>
        </w:rPr>
        <w:t>Supplemental material</w:t>
      </w:r>
    </w:p>
    <w:p w14:paraId="633713DF" w14:textId="77777777" w:rsidR="00A21029" w:rsidRDefault="00242FAB">
      <w:r>
        <w:br w:type="page"/>
      </w:r>
    </w:p>
    <w:p w14:paraId="53023F08" w14:textId="77777777" w:rsidR="00A21029" w:rsidRDefault="00A21029">
      <w:pPr>
        <w:spacing w:line="360" w:lineRule="auto"/>
        <w:rPr>
          <w:highlight w:val="yellow"/>
        </w:rPr>
      </w:pPr>
    </w:p>
    <w:p w14:paraId="1838FAC3" w14:textId="77777777" w:rsidR="00A21029" w:rsidRDefault="00242FAB">
      <w:pPr>
        <w:spacing w:line="360" w:lineRule="auto"/>
        <w:jc w:val="center"/>
        <w:rPr>
          <w:rFonts w:eastAsia="宋体"/>
          <w:color w:val="000000"/>
          <w:lang w:bidi="ar"/>
        </w:rPr>
      </w:pPr>
      <w:r>
        <w:rPr>
          <w:rFonts w:eastAsia="等线"/>
          <w:noProof/>
          <w:color w:val="0432FF"/>
        </w:rPr>
        <w:drawing>
          <wp:inline distT="0" distB="0" distL="0" distR="0" wp14:anchorId="53194891" wp14:editId="0C01B57A">
            <wp:extent cx="2196465" cy="2930525"/>
            <wp:effectExtent l="0" t="0" r="13335" b="3175"/>
            <wp:docPr id="36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15859" cy="29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8D10C" w14:textId="77777777" w:rsidR="00A21029" w:rsidRDefault="00242FAB">
      <w:pPr>
        <w:spacing w:line="360" w:lineRule="auto"/>
        <w:jc w:val="center"/>
      </w:pPr>
      <w:r>
        <w:rPr>
          <w:rFonts w:eastAsia="宋体"/>
          <w:color w:val="000000"/>
          <w:lang w:bidi="ar"/>
        </w:rPr>
        <w:t>Figure S1. The electrodes used in the test</w:t>
      </w:r>
      <w:r>
        <w:br w:type="page"/>
      </w:r>
    </w:p>
    <w:p w14:paraId="50789AC4" w14:textId="77777777" w:rsidR="00A21029" w:rsidRDefault="00242FAB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389BB1C8" wp14:editId="480022CB">
            <wp:extent cx="5291455" cy="2215515"/>
            <wp:effectExtent l="0" t="0" r="4445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99" t="14200" r="21245" b="44992"/>
                    <a:stretch>
                      <a:fillRect/>
                    </a:stretch>
                  </pic:blipFill>
                  <pic:spPr>
                    <a:xfrm>
                      <a:off x="0" y="0"/>
                      <a:ext cx="5292000" cy="2215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63023" w14:textId="1CB0FD24" w:rsidR="00A21029" w:rsidRDefault="00242FAB" w:rsidP="0042355F">
      <w:pPr>
        <w:jc w:val="center"/>
      </w:pPr>
      <w:r>
        <w:t xml:space="preserve">Figure S2. Matter removals and its enhancements for the four ADs during the stable </w:t>
      </w:r>
      <w:r w:rsidR="0042355F">
        <w:rPr>
          <w:rFonts w:hint="eastAsia"/>
        </w:rPr>
        <w:t>s</w:t>
      </w:r>
      <w:r>
        <w:t>tage</w:t>
      </w:r>
      <w:r>
        <w:rPr>
          <w:rFonts w:hint="eastAsia"/>
        </w:rPr>
        <w:br w:type="page"/>
      </w:r>
    </w:p>
    <w:p w14:paraId="474638F6" w14:textId="7A5DFDB8" w:rsidR="0042355F" w:rsidRDefault="0042355F" w:rsidP="005C3B75">
      <w:pPr>
        <w:spacing w:line="480" w:lineRule="auto"/>
      </w:pPr>
      <w:r>
        <w:rPr>
          <w:noProof/>
        </w:rPr>
        <w:lastRenderedPageBreak/>
        <w:drawing>
          <wp:inline distT="0" distB="0" distL="0" distR="0" wp14:anchorId="02DB74C8" wp14:editId="7306E667">
            <wp:extent cx="5270500" cy="4902200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90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53F7E" w14:textId="296167D7" w:rsidR="0042355F" w:rsidRDefault="005C3B75" w:rsidP="0042355F">
      <w:pPr>
        <w:jc w:val="center"/>
      </w:pPr>
      <w:r w:rsidRPr="00FC7215">
        <w:rPr>
          <w:rFonts w:hint="eastAsia"/>
          <w:color w:val="FF0000"/>
        </w:rPr>
        <w:t>F</w:t>
      </w:r>
      <w:r w:rsidRPr="00FC7215">
        <w:rPr>
          <w:color w:val="FF0000"/>
        </w:rPr>
        <w:t xml:space="preserve">igure S3. The </w:t>
      </w:r>
      <w:r w:rsidRPr="00FC7215">
        <w:rPr>
          <w:color w:val="FF0000"/>
          <w:lang w:bidi="ar"/>
        </w:rPr>
        <w:t>conversion pathways for sulfur in the four ADs.</w:t>
      </w:r>
      <w:r w:rsidR="0042355F">
        <w:br w:type="page"/>
      </w:r>
    </w:p>
    <w:p w14:paraId="384DA988" w14:textId="68A4D006" w:rsidR="00A21029" w:rsidRDefault="00242FAB">
      <w:pPr>
        <w:spacing w:line="360" w:lineRule="auto"/>
        <w:jc w:val="center"/>
      </w:pPr>
      <w:r>
        <w:lastRenderedPageBreak/>
        <w:t xml:space="preserve">Table S1. </w:t>
      </w:r>
      <w:bookmarkStart w:id="0" w:name="_GoBack"/>
      <w:proofErr w:type="gramStart"/>
      <w:r w:rsidR="00C90C06" w:rsidRPr="00C90C06">
        <w:rPr>
          <w:i/>
          <w:color w:val="FF0000"/>
        </w:rPr>
        <w:t>p</w:t>
      </w:r>
      <w:bookmarkEnd w:id="0"/>
      <w:proofErr w:type="gramEnd"/>
      <w:r>
        <w:t xml:space="preserve"> value of statistical analysis</w:t>
      </w:r>
    </w:p>
    <w:tbl>
      <w:tblPr>
        <w:tblW w:w="5685" w:type="dxa"/>
        <w:jc w:val="center"/>
        <w:tblLook w:val="04A0" w:firstRow="1" w:lastRow="0" w:firstColumn="1" w:lastColumn="0" w:noHBand="0" w:noVBand="1"/>
      </w:tblPr>
      <w:tblGrid>
        <w:gridCol w:w="1943"/>
        <w:gridCol w:w="1223"/>
        <w:gridCol w:w="1223"/>
        <w:gridCol w:w="1296"/>
      </w:tblGrid>
      <w:tr w:rsidR="00A21029" w14:paraId="49603519" w14:textId="77777777">
        <w:trPr>
          <w:trHeight w:val="285"/>
          <w:jc w:val="center"/>
        </w:trPr>
        <w:tc>
          <w:tcPr>
            <w:tcW w:w="1943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  <w:tl2br w:val="nil"/>
            </w:tcBorders>
            <w:shd w:val="clear" w:color="auto" w:fill="FFFFFF"/>
            <w:noWrap/>
            <w:vAlign w:val="center"/>
          </w:tcPr>
          <w:p w14:paraId="166D8DF7" w14:textId="77777777" w:rsidR="00A21029" w:rsidRDefault="00242FAB">
            <w:pPr>
              <w:textAlignment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</w:rPr>
              <w:t>Item</w:t>
            </w:r>
          </w:p>
        </w:tc>
        <w:tc>
          <w:tcPr>
            <w:tcW w:w="1223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</w:tcPr>
          <w:p w14:paraId="03EC021E" w14:textId="77777777" w:rsidR="00A21029" w:rsidRDefault="00242FAB">
            <w:pPr>
              <w:textAlignment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  <w:lang w:bidi="ar"/>
              </w:rPr>
              <w:t>MA-AD</w:t>
            </w:r>
          </w:p>
        </w:tc>
        <w:tc>
          <w:tcPr>
            <w:tcW w:w="1223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</w:tcPr>
          <w:p w14:paraId="1019F405" w14:textId="77777777" w:rsidR="00A21029" w:rsidRDefault="00242FAB">
            <w:pPr>
              <w:textAlignment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  <w:lang w:bidi="ar"/>
              </w:rPr>
              <w:t>MEC-AD</w:t>
            </w:r>
          </w:p>
        </w:tc>
        <w:tc>
          <w:tcPr>
            <w:tcW w:w="1296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</w:tcPr>
          <w:p w14:paraId="4EB3235B" w14:textId="77777777" w:rsidR="00A21029" w:rsidRDefault="00242FAB">
            <w:pPr>
              <w:textAlignment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  <w:lang w:bidi="ar"/>
              </w:rPr>
              <w:t>MM-AD</w:t>
            </w:r>
          </w:p>
        </w:tc>
      </w:tr>
      <w:tr w:rsidR="00A21029" w14:paraId="24411770" w14:textId="77777777">
        <w:trPr>
          <w:trHeight w:val="285"/>
          <w:jc w:val="center"/>
        </w:trPr>
        <w:tc>
          <w:tcPr>
            <w:tcW w:w="1943" w:type="dxa"/>
            <w:tcBorders>
              <w:top w:val="single" w:sz="4" w:space="0" w:color="000000"/>
              <w:left w:val="nil"/>
              <w:bottom w:val="nil"/>
              <w:right w:val="nil"/>
              <w:tl2br w:val="nil"/>
            </w:tcBorders>
            <w:shd w:val="clear" w:color="auto" w:fill="FFFFFF"/>
            <w:noWrap/>
            <w:vAlign w:val="center"/>
          </w:tcPr>
          <w:p w14:paraId="0AE1CE29" w14:textId="77777777" w:rsidR="00A21029" w:rsidRDefault="00242FAB">
            <w:pPr>
              <w:textAlignment w:val="center"/>
              <w:rPr>
                <w:rFonts w:eastAsia="宋体"/>
                <w:color w:val="000000"/>
                <w:sz w:val="21"/>
                <w:szCs w:val="21"/>
                <w:lang w:bidi="ar"/>
              </w:rPr>
            </w:pPr>
            <w:r>
              <w:rPr>
                <w:rFonts w:eastAsia="宋体"/>
                <w:color w:val="000000"/>
                <w:sz w:val="21"/>
                <w:szCs w:val="21"/>
                <w:lang w:bidi="ar"/>
              </w:rPr>
              <w:t>CH</w:t>
            </w:r>
            <w:r>
              <w:rPr>
                <w:rFonts w:eastAsia="宋体"/>
                <w:color w:val="000000"/>
                <w:sz w:val="21"/>
                <w:szCs w:val="21"/>
                <w:vertAlign w:val="subscript"/>
                <w:lang w:bidi="ar"/>
              </w:rPr>
              <w:t>4</w:t>
            </w:r>
            <w:r>
              <w:rPr>
                <w:rFonts w:eastAsia="宋体"/>
                <w:color w:val="000000"/>
                <w:sz w:val="21"/>
                <w:szCs w:val="21"/>
                <w:lang w:bidi="ar"/>
              </w:rPr>
              <w:t xml:space="preserve"> content</w:t>
            </w:r>
          </w:p>
        </w:tc>
        <w:tc>
          <w:tcPr>
            <w:tcW w:w="1223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</w:tcPr>
          <w:p w14:paraId="13AEB8B7" w14:textId="77777777" w:rsidR="00A21029" w:rsidRDefault="00A21029">
            <w:pPr>
              <w:jc w:val="center"/>
              <w:textAlignment w:val="center"/>
              <w:rPr>
                <w:rFonts w:eastAsia="宋体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1223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</w:tcPr>
          <w:p w14:paraId="30F0F256" w14:textId="77777777" w:rsidR="00A21029" w:rsidRDefault="00A21029">
            <w:pPr>
              <w:jc w:val="center"/>
              <w:textAlignment w:val="center"/>
              <w:rPr>
                <w:rFonts w:eastAsia="宋体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</w:tcPr>
          <w:p w14:paraId="268DAD61" w14:textId="77777777" w:rsidR="00A21029" w:rsidRDefault="00A21029">
            <w:pPr>
              <w:jc w:val="center"/>
              <w:textAlignment w:val="center"/>
              <w:rPr>
                <w:rFonts w:eastAsia="宋体"/>
                <w:color w:val="000000"/>
                <w:sz w:val="21"/>
                <w:szCs w:val="21"/>
                <w:lang w:bidi="ar"/>
              </w:rPr>
            </w:pPr>
          </w:p>
        </w:tc>
      </w:tr>
      <w:tr w:rsidR="00A21029" w14:paraId="74217645" w14:textId="77777777">
        <w:trPr>
          <w:trHeight w:val="285"/>
          <w:jc w:val="center"/>
        </w:trPr>
        <w:tc>
          <w:tcPr>
            <w:tcW w:w="1943" w:type="dxa"/>
            <w:tcBorders>
              <w:top w:val="nil"/>
              <w:left w:val="nil"/>
              <w:bottom w:val="nil"/>
              <w:right w:val="nil"/>
              <w:tl2br w:val="nil"/>
            </w:tcBorders>
            <w:shd w:val="clear" w:color="auto" w:fill="FFFFFF"/>
            <w:noWrap/>
            <w:vAlign w:val="center"/>
          </w:tcPr>
          <w:p w14:paraId="702CFC2D" w14:textId="77777777" w:rsidR="00A21029" w:rsidRDefault="00242FAB">
            <w:pPr>
              <w:textAlignment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  <w:lang w:bidi="ar"/>
              </w:rPr>
              <w:t>Con-AD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</w:tcPr>
          <w:p w14:paraId="08D3380C" w14:textId="77777777" w:rsidR="00A21029" w:rsidRDefault="00242FAB">
            <w:pPr>
              <w:jc w:val="center"/>
              <w:textAlignment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  <w:lang w:bidi="ar"/>
              </w:rPr>
              <w:t>0.001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</w:tcPr>
          <w:p w14:paraId="2A19D4D7" w14:textId="77777777" w:rsidR="00A21029" w:rsidRDefault="00242FAB">
            <w:pPr>
              <w:jc w:val="center"/>
              <w:textAlignment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  <w:lang w:bidi="ar"/>
              </w:rPr>
              <w:t>0.000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</w:tcPr>
          <w:p w14:paraId="3C070396" w14:textId="77777777" w:rsidR="00A21029" w:rsidRDefault="00242FAB">
            <w:pPr>
              <w:jc w:val="center"/>
              <w:textAlignment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  <w:lang w:bidi="ar"/>
              </w:rPr>
              <w:t>0.120</w:t>
            </w:r>
          </w:p>
        </w:tc>
      </w:tr>
      <w:tr w:rsidR="00A21029" w14:paraId="3E36E709" w14:textId="77777777">
        <w:trPr>
          <w:trHeight w:val="285"/>
          <w:jc w:val="center"/>
        </w:trPr>
        <w:tc>
          <w:tcPr>
            <w:tcW w:w="19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</w:tcPr>
          <w:p w14:paraId="42C31AAB" w14:textId="77777777" w:rsidR="00A21029" w:rsidRDefault="00242FAB">
            <w:pPr>
              <w:textAlignment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  <w:lang w:bidi="ar"/>
              </w:rPr>
              <w:t>MA-AD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1E2F7A6" w14:textId="77777777" w:rsidR="00A21029" w:rsidRDefault="00A21029">
            <w:pPr>
              <w:jc w:val="center"/>
              <w:rPr>
                <w:rFonts w:eastAsia="宋体"/>
                <w:color w:val="000000"/>
                <w:sz w:val="21"/>
                <w:szCs w:val="21"/>
              </w:rPr>
            </w:pP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B4379DE" w14:textId="77777777" w:rsidR="00A21029" w:rsidRDefault="00242FAB">
            <w:pPr>
              <w:jc w:val="center"/>
              <w:textAlignment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  <w:lang w:bidi="ar"/>
              </w:rPr>
              <w:t>0.000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6A6F5F7" w14:textId="77777777" w:rsidR="00A21029" w:rsidRDefault="00242FAB">
            <w:pPr>
              <w:jc w:val="center"/>
              <w:textAlignment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  <w:lang w:bidi="ar"/>
              </w:rPr>
              <w:t>0.000</w:t>
            </w:r>
          </w:p>
        </w:tc>
      </w:tr>
      <w:tr w:rsidR="00A21029" w14:paraId="0FFAC29A" w14:textId="77777777">
        <w:trPr>
          <w:trHeight w:val="285"/>
          <w:jc w:val="center"/>
        </w:trPr>
        <w:tc>
          <w:tcPr>
            <w:tcW w:w="19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</w:tcPr>
          <w:p w14:paraId="5B4A2A19" w14:textId="77777777" w:rsidR="00A21029" w:rsidRDefault="00242FAB">
            <w:pPr>
              <w:textAlignment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  <w:lang w:bidi="ar"/>
              </w:rPr>
              <w:t>MEC-AD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73DD527" w14:textId="77777777" w:rsidR="00A21029" w:rsidRDefault="00A21029">
            <w:pPr>
              <w:jc w:val="center"/>
              <w:rPr>
                <w:rFonts w:eastAsia="宋体"/>
                <w:color w:val="000000"/>
                <w:sz w:val="21"/>
                <w:szCs w:val="21"/>
              </w:rPr>
            </w:pP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A270B5E" w14:textId="77777777" w:rsidR="00A21029" w:rsidRDefault="00A21029">
            <w:pPr>
              <w:jc w:val="center"/>
              <w:rPr>
                <w:rFonts w:eastAsia="宋体"/>
                <w:color w:val="000000"/>
                <w:sz w:val="21"/>
                <w:szCs w:val="21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6EBD297" w14:textId="77777777" w:rsidR="00A21029" w:rsidRDefault="00242FAB">
            <w:pPr>
              <w:jc w:val="center"/>
              <w:textAlignment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  <w:lang w:bidi="ar"/>
              </w:rPr>
              <w:t>0.000</w:t>
            </w:r>
          </w:p>
        </w:tc>
      </w:tr>
      <w:tr w:rsidR="00A21029" w14:paraId="48C3746A" w14:textId="77777777">
        <w:trPr>
          <w:trHeight w:val="285"/>
          <w:jc w:val="center"/>
        </w:trPr>
        <w:tc>
          <w:tcPr>
            <w:tcW w:w="19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20835F6" w14:textId="77777777" w:rsidR="00A21029" w:rsidRDefault="00242FAB">
            <w:pPr>
              <w:textAlignment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  <w:lang w:bidi="ar"/>
              </w:rPr>
              <w:t>CH</w:t>
            </w:r>
            <w:r>
              <w:rPr>
                <w:rFonts w:eastAsia="宋体"/>
                <w:color w:val="000000"/>
                <w:sz w:val="21"/>
                <w:szCs w:val="21"/>
                <w:vertAlign w:val="subscript"/>
                <w:lang w:bidi="ar"/>
              </w:rPr>
              <w:t>4</w:t>
            </w:r>
            <w:r>
              <w:rPr>
                <w:rFonts w:eastAsia="宋体"/>
                <w:color w:val="000000"/>
                <w:sz w:val="21"/>
                <w:szCs w:val="21"/>
                <w:lang w:bidi="ar"/>
              </w:rPr>
              <w:t xml:space="preserve"> production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00AD1B2" w14:textId="77777777" w:rsidR="00A21029" w:rsidRDefault="00A21029">
            <w:pPr>
              <w:jc w:val="center"/>
              <w:textAlignment w:val="center"/>
              <w:rPr>
                <w:rFonts w:eastAsia="宋体"/>
                <w:color w:val="000000"/>
                <w:sz w:val="21"/>
                <w:szCs w:val="21"/>
              </w:rPr>
            </w:pP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A1B5D67" w14:textId="77777777" w:rsidR="00A21029" w:rsidRDefault="00A21029">
            <w:pPr>
              <w:jc w:val="center"/>
              <w:textAlignment w:val="center"/>
              <w:rPr>
                <w:rFonts w:eastAsia="宋体"/>
                <w:color w:val="000000"/>
                <w:sz w:val="21"/>
                <w:szCs w:val="21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6DAF3AF" w14:textId="77777777" w:rsidR="00A21029" w:rsidRDefault="00A21029">
            <w:pPr>
              <w:jc w:val="center"/>
              <w:textAlignment w:val="center"/>
              <w:rPr>
                <w:rFonts w:eastAsia="宋体"/>
                <w:color w:val="000000"/>
                <w:sz w:val="21"/>
                <w:szCs w:val="21"/>
              </w:rPr>
            </w:pPr>
          </w:p>
        </w:tc>
      </w:tr>
      <w:tr w:rsidR="00A21029" w14:paraId="3E86E069" w14:textId="77777777">
        <w:trPr>
          <w:trHeight w:val="285"/>
          <w:jc w:val="center"/>
        </w:trPr>
        <w:tc>
          <w:tcPr>
            <w:tcW w:w="19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D55D975" w14:textId="77777777" w:rsidR="00A21029" w:rsidRDefault="00242FAB">
            <w:pPr>
              <w:textAlignment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  <w:lang w:bidi="ar"/>
              </w:rPr>
              <w:t>Con-AD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18413E7" w14:textId="77777777" w:rsidR="00A21029" w:rsidRDefault="00242FAB">
            <w:pPr>
              <w:jc w:val="center"/>
              <w:textAlignment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  <w:lang w:bidi="ar"/>
              </w:rPr>
              <w:t>4.235E-19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2FC59D0" w14:textId="77777777" w:rsidR="00A21029" w:rsidRDefault="00242FAB">
            <w:pPr>
              <w:jc w:val="center"/>
              <w:textAlignment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  <w:lang w:bidi="ar"/>
              </w:rPr>
              <w:t>6.001E-36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60E52B0" w14:textId="77777777" w:rsidR="00A21029" w:rsidRDefault="00242FAB">
            <w:pPr>
              <w:jc w:val="center"/>
              <w:textAlignment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  <w:lang w:bidi="ar"/>
              </w:rPr>
              <w:t>1.754E-36</w:t>
            </w:r>
          </w:p>
        </w:tc>
      </w:tr>
      <w:tr w:rsidR="00A21029" w14:paraId="02D73C66" w14:textId="77777777">
        <w:trPr>
          <w:trHeight w:val="285"/>
          <w:jc w:val="center"/>
        </w:trPr>
        <w:tc>
          <w:tcPr>
            <w:tcW w:w="19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75BF801" w14:textId="77777777" w:rsidR="00A21029" w:rsidRDefault="00242FAB">
            <w:pPr>
              <w:textAlignment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  <w:lang w:bidi="ar"/>
              </w:rPr>
              <w:t>MA-AD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E4632B9" w14:textId="77777777" w:rsidR="00A21029" w:rsidRDefault="00A21029">
            <w:pPr>
              <w:jc w:val="center"/>
              <w:rPr>
                <w:rFonts w:eastAsia="宋体"/>
                <w:color w:val="000000"/>
                <w:sz w:val="21"/>
                <w:szCs w:val="21"/>
              </w:rPr>
            </w:pP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614E6C7" w14:textId="77777777" w:rsidR="00A21029" w:rsidRDefault="00242FAB">
            <w:pPr>
              <w:jc w:val="center"/>
              <w:textAlignment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  <w:lang w:bidi="ar"/>
              </w:rPr>
              <w:t>3.062E-28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AE65EFF" w14:textId="77777777" w:rsidR="00A21029" w:rsidRDefault="00242FAB">
            <w:pPr>
              <w:jc w:val="center"/>
              <w:textAlignment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  <w:lang w:bidi="ar"/>
              </w:rPr>
              <w:t>2.694E-29</w:t>
            </w:r>
          </w:p>
        </w:tc>
      </w:tr>
      <w:tr w:rsidR="00A21029" w14:paraId="2186B4FF" w14:textId="77777777">
        <w:trPr>
          <w:trHeight w:val="285"/>
          <w:jc w:val="center"/>
        </w:trPr>
        <w:tc>
          <w:tcPr>
            <w:tcW w:w="19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634CDC7" w14:textId="77777777" w:rsidR="00A21029" w:rsidRDefault="00242FAB">
            <w:pPr>
              <w:textAlignment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  <w:lang w:bidi="ar"/>
              </w:rPr>
              <w:t>MEC-AD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2C71208" w14:textId="77777777" w:rsidR="00A21029" w:rsidRDefault="00A21029">
            <w:pPr>
              <w:jc w:val="center"/>
              <w:rPr>
                <w:rFonts w:eastAsia="宋体"/>
                <w:color w:val="000000"/>
                <w:sz w:val="21"/>
                <w:szCs w:val="21"/>
              </w:rPr>
            </w:pP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A0B7302" w14:textId="77777777" w:rsidR="00A21029" w:rsidRDefault="00A21029">
            <w:pPr>
              <w:jc w:val="center"/>
              <w:rPr>
                <w:rFonts w:eastAsia="宋体"/>
                <w:color w:val="000000"/>
                <w:sz w:val="21"/>
                <w:szCs w:val="21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447CCC1" w14:textId="77777777" w:rsidR="00A21029" w:rsidRDefault="00242FAB">
            <w:pPr>
              <w:jc w:val="center"/>
              <w:textAlignment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  <w:lang w:bidi="ar"/>
              </w:rPr>
              <w:t>2.539E-02</w:t>
            </w:r>
          </w:p>
        </w:tc>
      </w:tr>
      <w:tr w:rsidR="00A21029" w14:paraId="4D558408" w14:textId="77777777">
        <w:trPr>
          <w:trHeight w:val="285"/>
          <w:jc w:val="center"/>
        </w:trPr>
        <w:tc>
          <w:tcPr>
            <w:tcW w:w="19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7DA6CE8" w14:textId="77777777" w:rsidR="00A21029" w:rsidRDefault="00242FAB">
            <w:pPr>
              <w:textAlignment w:val="center"/>
              <w:rPr>
                <w:rFonts w:eastAsia="宋体"/>
                <w:color w:val="000000"/>
                <w:sz w:val="21"/>
                <w:szCs w:val="21"/>
                <w:lang w:bidi="ar"/>
              </w:rPr>
            </w:pPr>
            <w:r>
              <w:rPr>
                <w:rFonts w:eastAsia="宋体"/>
                <w:color w:val="000000"/>
                <w:sz w:val="21"/>
                <w:szCs w:val="21"/>
                <w:lang w:bidi="ar"/>
              </w:rPr>
              <w:t>TS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190EB0E" w14:textId="77777777" w:rsidR="00A21029" w:rsidRDefault="00A21029">
            <w:pPr>
              <w:jc w:val="center"/>
              <w:rPr>
                <w:rFonts w:eastAsia="宋体"/>
                <w:color w:val="000000"/>
                <w:sz w:val="21"/>
                <w:szCs w:val="21"/>
              </w:rPr>
            </w:pP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F964BB5" w14:textId="77777777" w:rsidR="00A21029" w:rsidRDefault="00A21029">
            <w:pPr>
              <w:jc w:val="center"/>
              <w:rPr>
                <w:rFonts w:eastAsia="宋体"/>
                <w:color w:val="000000"/>
                <w:sz w:val="21"/>
                <w:szCs w:val="21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3E32D81" w14:textId="77777777" w:rsidR="00A21029" w:rsidRDefault="00A21029">
            <w:pPr>
              <w:jc w:val="center"/>
              <w:textAlignment w:val="center"/>
              <w:rPr>
                <w:rFonts w:eastAsia="宋体"/>
                <w:color w:val="000000"/>
                <w:sz w:val="21"/>
                <w:szCs w:val="21"/>
                <w:lang w:bidi="ar"/>
              </w:rPr>
            </w:pPr>
          </w:p>
        </w:tc>
      </w:tr>
      <w:tr w:rsidR="00A21029" w14:paraId="59F7F83A" w14:textId="77777777">
        <w:trPr>
          <w:trHeight w:val="285"/>
          <w:jc w:val="center"/>
        </w:trPr>
        <w:tc>
          <w:tcPr>
            <w:tcW w:w="19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4B6FC66" w14:textId="77777777" w:rsidR="00A21029" w:rsidRDefault="00242FAB">
            <w:pPr>
              <w:textAlignment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  <w:lang w:bidi="ar"/>
              </w:rPr>
              <w:t>Con-AD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AFDB88F" w14:textId="77777777" w:rsidR="00A21029" w:rsidRDefault="00242FAB">
            <w:pPr>
              <w:jc w:val="center"/>
              <w:textAlignment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  <w:lang w:bidi="ar"/>
              </w:rPr>
              <w:t>0.022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29E282E" w14:textId="77777777" w:rsidR="00A21029" w:rsidRDefault="00242FAB">
            <w:pPr>
              <w:jc w:val="center"/>
              <w:textAlignment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  <w:lang w:bidi="ar"/>
              </w:rPr>
              <w:t>0.001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8784B93" w14:textId="77777777" w:rsidR="00A21029" w:rsidRDefault="00242FAB">
            <w:pPr>
              <w:jc w:val="center"/>
              <w:textAlignment w:val="center"/>
              <w:rPr>
                <w:rFonts w:eastAsia="宋体"/>
                <w:color w:val="000000"/>
                <w:sz w:val="21"/>
                <w:szCs w:val="21"/>
                <w:lang w:bidi="ar"/>
              </w:rPr>
            </w:pPr>
            <w:r>
              <w:rPr>
                <w:rFonts w:eastAsia="宋体"/>
                <w:color w:val="000000"/>
                <w:sz w:val="21"/>
                <w:szCs w:val="21"/>
                <w:lang w:bidi="ar"/>
              </w:rPr>
              <w:t>0.001</w:t>
            </w:r>
          </w:p>
        </w:tc>
      </w:tr>
      <w:tr w:rsidR="00A21029" w14:paraId="0293C65E" w14:textId="77777777">
        <w:trPr>
          <w:trHeight w:val="285"/>
          <w:jc w:val="center"/>
        </w:trPr>
        <w:tc>
          <w:tcPr>
            <w:tcW w:w="19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8FAC142" w14:textId="77777777" w:rsidR="00A21029" w:rsidRDefault="00242FAB">
            <w:pPr>
              <w:textAlignment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  <w:lang w:bidi="ar"/>
              </w:rPr>
              <w:t>MA-AD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6D4C1F0" w14:textId="77777777" w:rsidR="00A21029" w:rsidRDefault="00A21029">
            <w:pPr>
              <w:jc w:val="center"/>
              <w:rPr>
                <w:rFonts w:eastAsia="宋体"/>
                <w:color w:val="000000"/>
                <w:sz w:val="21"/>
                <w:szCs w:val="21"/>
              </w:rPr>
            </w:pP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B21008A" w14:textId="77777777" w:rsidR="00A21029" w:rsidRDefault="00242FAB">
            <w:pPr>
              <w:jc w:val="center"/>
              <w:textAlignment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  <w:lang w:bidi="ar"/>
              </w:rPr>
              <w:t>0.019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C1E5446" w14:textId="77777777" w:rsidR="00A21029" w:rsidRDefault="00242FAB">
            <w:pPr>
              <w:jc w:val="center"/>
              <w:textAlignment w:val="center"/>
              <w:rPr>
                <w:rFonts w:eastAsia="宋体"/>
                <w:color w:val="000000"/>
                <w:sz w:val="21"/>
                <w:szCs w:val="21"/>
                <w:lang w:bidi="ar"/>
              </w:rPr>
            </w:pPr>
            <w:r>
              <w:rPr>
                <w:rFonts w:eastAsia="宋体"/>
                <w:color w:val="000000"/>
                <w:sz w:val="21"/>
                <w:szCs w:val="21"/>
                <w:lang w:bidi="ar"/>
              </w:rPr>
              <w:t>0.017</w:t>
            </w:r>
          </w:p>
        </w:tc>
      </w:tr>
      <w:tr w:rsidR="00A21029" w14:paraId="286F1B50" w14:textId="77777777">
        <w:trPr>
          <w:trHeight w:val="285"/>
          <w:jc w:val="center"/>
        </w:trPr>
        <w:tc>
          <w:tcPr>
            <w:tcW w:w="19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A2DBBD1" w14:textId="77777777" w:rsidR="00A21029" w:rsidRDefault="00242FAB">
            <w:pPr>
              <w:textAlignment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  <w:lang w:bidi="ar"/>
              </w:rPr>
              <w:t>MEC-AD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78B3F8F" w14:textId="77777777" w:rsidR="00A21029" w:rsidRDefault="00A21029">
            <w:pPr>
              <w:jc w:val="center"/>
              <w:rPr>
                <w:rFonts w:eastAsia="宋体"/>
                <w:color w:val="000000"/>
                <w:sz w:val="21"/>
                <w:szCs w:val="21"/>
              </w:rPr>
            </w:pP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4121A74" w14:textId="77777777" w:rsidR="00A21029" w:rsidRDefault="00A21029">
            <w:pPr>
              <w:jc w:val="center"/>
              <w:rPr>
                <w:rFonts w:eastAsia="宋体"/>
                <w:color w:val="000000"/>
                <w:sz w:val="21"/>
                <w:szCs w:val="21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58DB540" w14:textId="77777777" w:rsidR="00A21029" w:rsidRDefault="00242FAB">
            <w:pPr>
              <w:jc w:val="center"/>
              <w:textAlignment w:val="center"/>
              <w:rPr>
                <w:rFonts w:eastAsia="宋体"/>
                <w:color w:val="000000"/>
                <w:sz w:val="21"/>
                <w:szCs w:val="21"/>
                <w:lang w:bidi="ar"/>
              </w:rPr>
            </w:pPr>
            <w:r>
              <w:rPr>
                <w:rFonts w:eastAsia="宋体"/>
                <w:color w:val="000000"/>
                <w:sz w:val="21"/>
                <w:szCs w:val="21"/>
                <w:lang w:bidi="ar"/>
              </w:rPr>
              <w:t>0.045</w:t>
            </w:r>
          </w:p>
        </w:tc>
      </w:tr>
      <w:tr w:rsidR="00A21029" w14:paraId="5E48C4D0" w14:textId="77777777">
        <w:trPr>
          <w:trHeight w:val="285"/>
          <w:jc w:val="center"/>
        </w:trPr>
        <w:tc>
          <w:tcPr>
            <w:tcW w:w="19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9779558" w14:textId="77777777" w:rsidR="00A21029" w:rsidRDefault="00242FAB">
            <w:pPr>
              <w:textAlignment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  <w:lang w:bidi="ar"/>
              </w:rPr>
              <w:t>VS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BA91D2D" w14:textId="77777777" w:rsidR="00A21029" w:rsidRDefault="00A21029">
            <w:pPr>
              <w:jc w:val="center"/>
              <w:textAlignment w:val="center"/>
              <w:rPr>
                <w:rFonts w:eastAsia="宋体"/>
                <w:color w:val="000000"/>
                <w:sz w:val="21"/>
                <w:szCs w:val="21"/>
              </w:rPr>
            </w:pP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1D0F068" w14:textId="77777777" w:rsidR="00A21029" w:rsidRDefault="00A21029">
            <w:pPr>
              <w:jc w:val="center"/>
              <w:textAlignment w:val="center"/>
              <w:rPr>
                <w:rFonts w:eastAsia="宋体"/>
                <w:color w:val="000000"/>
                <w:sz w:val="21"/>
                <w:szCs w:val="21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7A3B44C" w14:textId="77777777" w:rsidR="00A21029" w:rsidRDefault="00A21029">
            <w:pPr>
              <w:jc w:val="center"/>
              <w:textAlignment w:val="center"/>
              <w:rPr>
                <w:rFonts w:eastAsia="宋体"/>
                <w:color w:val="000000"/>
                <w:sz w:val="21"/>
                <w:szCs w:val="21"/>
              </w:rPr>
            </w:pPr>
          </w:p>
        </w:tc>
      </w:tr>
      <w:tr w:rsidR="00A21029" w14:paraId="6F802AAE" w14:textId="77777777">
        <w:trPr>
          <w:trHeight w:val="285"/>
          <w:jc w:val="center"/>
        </w:trPr>
        <w:tc>
          <w:tcPr>
            <w:tcW w:w="19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8B34D7C" w14:textId="77777777" w:rsidR="00A21029" w:rsidRDefault="00242FAB">
            <w:pPr>
              <w:textAlignment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  <w:lang w:bidi="ar"/>
              </w:rPr>
              <w:t>Con-AD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1B0536F" w14:textId="77777777" w:rsidR="00A21029" w:rsidRDefault="00242FAB">
            <w:pPr>
              <w:jc w:val="center"/>
              <w:textAlignment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  <w:lang w:bidi="ar"/>
              </w:rPr>
              <w:t>0.008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47D8471" w14:textId="77777777" w:rsidR="00A21029" w:rsidRDefault="00242FAB">
            <w:pPr>
              <w:jc w:val="center"/>
              <w:textAlignment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  <w:lang w:bidi="ar"/>
              </w:rPr>
              <w:t>0.000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E4EC8F5" w14:textId="77777777" w:rsidR="00A21029" w:rsidRDefault="00242FAB">
            <w:pPr>
              <w:jc w:val="center"/>
              <w:textAlignment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  <w:lang w:bidi="ar"/>
              </w:rPr>
              <w:t>0.000</w:t>
            </w:r>
          </w:p>
        </w:tc>
      </w:tr>
      <w:tr w:rsidR="00A21029" w14:paraId="4B6C1FDC" w14:textId="77777777">
        <w:trPr>
          <w:trHeight w:val="285"/>
          <w:jc w:val="center"/>
        </w:trPr>
        <w:tc>
          <w:tcPr>
            <w:tcW w:w="19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2F24096" w14:textId="77777777" w:rsidR="00A21029" w:rsidRDefault="00242FAB">
            <w:pPr>
              <w:textAlignment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  <w:lang w:bidi="ar"/>
              </w:rPr>
              <w:t>MA-AD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2A47935" w14:textId="77777777" w:rsidR="00A21029" w:rsidRDefault="00A21029">
            <w:pPr>
              <w:jc w:val="center"/>
              <w:rPr>
                <w:rFonts w:eastAsia="宋体"/>
                <w:color w:val="000000"/>
                <w:sz w:val="21"/>
                <w:szCs w:val="21"/>
              </w:rPr>
            </w:pP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ACAC15E" w14:textId="77777777" w:rsidR="00A21029" w:rsidRDefault="00242FAB">
            <w:pPr>
              <w:jc w:val="center"/>
              <w:textAlignment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  <w:lang w:bidi="ar"/>
              </w:rPr>
              <w:t>0.017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F690832" w14:textId="77777777" w:rsidR="00A21029" w:rsidRDefault="00242FAB">
            <w:pPr>
              <w:jc w:val="center"/>
              <w:textAlignment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  <w:lang w:bidi="ar"/>
              </w:rPr>
              <w:t>0.014</w:t>
            </w:r>
          </w:p>
        </w:tc>
      </w:tr>
      <w:tr w:rsidR="00A21029" w14:paraId="1DE6B2F1" w14:textId="77777777">
        <w:trPr>
          <w:trHeight w:val="285"/>
          <w:jc w:val="center"/>
        </w:trPr>
        <w:tc>
          <w:tcPr>
            <w:tcW w:w="19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E0F0F85" w14:textId="77777777" w:rsidR="00A21029" w:rsidRDefault="00242FAB">
            <w:pPr>
              <w:textAlignment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  <w:lang w:bidi="ar"/>
              </w:rPr>
              <w:t>MEC-AD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2D31790" w14:textId="77777777" w:rsidR="00A21029" w:rsidRDefault="00A21029">
            <w:pPr>
              <w:jc w:val="center"/>
              <w:rPr>
                <w:rFonts w:eastAsia="宋体"/>
                <w:color w:val="000000"/>
                <w:sz w:val="21"/>
                <w:szCs w:val="21"/>
              </w:rPr>
            </w:pP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73BDCA2" w14:textId="77777777" w:rsidR="00A21029" w:rsidRDefault="00A21029">
            <w:pPr>
              <w:jc w:val="center"/>
              <w:rPr>
                <w:rFonts w:eastAsia="宋体"/>
                <w:color w:val="000000"/>
                <w:sz w:val="21"/>
                <w:szCs w:val="21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E8C0D4A" w14:textId="77777777" w:rsidR="00A21029" w:rsidRDefault="00242FAB">
            <w:pPr>
              <w:jc w:val="center"/>
              <w:textAlignment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  <w:lang w:bidi="ar"/>
              </w:rPr>
              <w:t>0.028</w:t>
            </w:r>
          </w:p>
        </w:tc>
      </w:tr>
      <w:tr w:rsidR="00A21029" w14:paraId="0E6B16C5" w14:textId="77777777">
        <w:trPr>
          <w:trHeight w:val="285"/>
          <w:jc w:val="center"/>
        </w:trPr>
        <w:tc>
          <w:tcPr>
            <w:tcW w:w="19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66B7FF9" w14:textId="77777777" w:rsidR="00A21029" w:rsidRDefault="00242FAB">
            <w:pPr>
              <w:textAlignment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  <w:lang w:bidi="ar"/>
              </w:rPr>
              <w:t>TCOD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51944AE" w14:textId="77777777" w:rsidR="00A21029" w:rsidRDefault="00A21029">
            <w:pPr>
              <w:jc w:val="center"/>
              <w:textAlignment w:val="center"/>
              <w:rPr>
                <w:rFonts w:eastAsia="宋体"/>
                <w:color w:val="000000"/>
                <w:sz w:val="21"/>
                <w:szCs w:val="21"/>
              </w:rPr>
            </w:pP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56C9D27" w14:textId="77777777" w:rsidR="00A21029" w:rsidRDefault="00A21029">
            <w:pPr>
              <w:jc w:val="center"/>
              <w:textAlignment w:val="center"/>
              <w:rPr>
                <w:rFonts w:eastAsia="宋体"/>
                <w:color w:val="000000"/>
                <w:sz w:val="21"/>
                <w:szCs w:val="21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2D5C81E" w14:textId="77777777" w:rsidR="00A21029" w:rsidRDefault="00A21029">
            <w:pPr>
              <w:jc w:val="center"/>
              <w:textAlignment w:val="center"/>
              <w:rPr>
                <w:rFonts w:eastAsia="宋体"/>
                <w:color w:val="000000"/>
                <w:sz w:val="21"/>
                <w:szCs w:val="21"/>
              </w:rPr>
            </w:pPr>
          </w:p>
        </w:tc>
      </w:tr>
      <w:tr w:rsidR="00A21029" w14:paraId="747E1DD6" w14:textId="77777777">
        <w:trPr>
          <w:trHeight w:val="285"/>
          <w:jc w:val="center"/>
        </w:trPr>
        <w:tc>
          <w:tcPr>
            <w:tcW w:w="19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D553E63" w14:textId="77777777" w:rsidR="00A21029" w:rsidRDefault="00242FAB">
            <w:pPr>
              <w:textAlignment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  <w:lang w:bidi="ar"/>
              </w:rPr>
              <w:t>Con-AD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4725FF" w14:textId="77777777" w:rsidR="00A21029" w:rsidRDefault="00242FAB">
            <w:pPr>
              <w:jc w:val="center"/>
              <w:textAlignment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  <w:lang w:bidi="ar"/>
              </w:rPr>
              <w:t>1.413E-07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6896CCB" w14:textId="77777777" w:rsidR="00A21029" w:rsidRDefault="00242FAB">
            <w:pPr>
              <w:jc w:val="center"/>
              <w:textAlignment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  <w:lang w:bidi="ar"/>
              </w:rPr>
              <w:t>5.446E-09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1F9AB0" w14:textId="77777777" w:rsidR="00A21029" w:rsidRDefault="00242FAB">
            <w:pPr>
              <w:jc w:val="center"/>
              <w:textAlignment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  <w:lang w:bidi="ar"/>
              </w:rPr>
              <w:t>2.162E-10</w:t>
            </w:r>
          </w:p>
        </w:tc>
      </w:tr>
      <w:tr w:rsidR="00A21029" w14:paraId="0C4603A4" w14:textId="77777777">
        <w:trPr>
          <w:trHeight w:val="285"/>
          <w:jc w:val="center"/>
        </w:trPr>
        <w:tc>
          <w:tcPr>
            <w:tcW w:w="19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4B9B05" w14:textId="77777777" w:rsidR="00A21029" w:rsidRDefault="00242FAB">
            <w:pPr>
              <w:textAlignment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  <w:lang w:bidi="ar"/>
              </w:rPr>
              <w:t>MA-AD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086E774" w14:textId="77777777" w:rsidR="00A21029" w:rsidRDefault="00A21029">
            <w:pPr>
              <w:jc w:val="center"/>
              <w:rPr>
                <w:rFonts w:eastAsia="宋体"/>
                <w:color w:val="000000"/>
                <w:sz w:val="21"/>
                <w:szCs w:val="21"/>
              </w:rPr>
            </w:pP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6A48C6" w14:textId="77777777" w:rsidR="00A21029" w:rsidRDefault="00242FAB">
            <w:pPr>
              <w:jc w:val="center"/>
              <w:textAlignment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  <w:lang w:bidi="ar"/>
              </w:rPr>
              <w:t>1.702E-02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76A288" w14:textId="77777777" w:rsidR="00A21029" w:rsidRDefault="00242FAB">
            <w:pPr>
              <w:jc w:val="center"/>
              <w:textAlignment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  <w:lang w:bidi="ar"/>
              </w:rPr>
              <w:t>1.775E-03</w:t>
            </w:r>
          </w:p>
        </w:tc>
      </w:tr>
      <w:tr w:rsidR="00A21029" w14:paraId="08574D1A" w14:textId="77777777">
        <w:trPr>
          <w:trHeight w:val="285"/>
          <w:jc w:val="center"/>
        </w:trPr>
        <w:tc>
          <w:tcPr>
            <w:tcW w:w="19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50661F2" w14:textId="77777777" w:rsidR="00A21029" w:rsidRDefault="00242FAB">
            <w:pPr>
              <w:textAlignment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  <w:lang w:bidi="ar"/>
              </w:rPr>
              <w:t>MEC-AD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E88A09" w14:textId="77777777" w:rsidR="00A21029" w:rsidRDefault="00A21029">
            <w:pPr>
              <w:jc w:val="center"/>
              <w:rPr>
                <w:rFonts w:eastAsia="宋体"/>
                <w:color w:val="000000"/>
                <w:sz w:val="21"/>
                <w:szCs w:val="21"/>
              </w:rPr>
            </w:pP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4043E55" w14:textId="77777777" w:rsidR="00A21029" w:rsidRDefault="00A21029">
            <w:pPr>
              <w:jc w:val="center"/>
              <w:rPr>
                <w:rFonts w:eastAsia="宋体"/>
                <w:color w:val="000000"/>
                <w:sz w:val="21"/>
                <w:szCs w:val="21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D80C28" w14:textId="77777777" w:rsidR="00A21029" w:rsidRDefault="00242FAB">
            <w:pPr>
              <w:jc w:val="center"/>
              <w:textAlignment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  <w:lang w:bidi="ar"/>
              </w:rPr>
              <w:t>4.212E-01</w:t>
            </w:r>
          </w:p>
        </w:tc>
      </w:tr>
      <w:tr w:rsidR="00A21029" w14:paraId="32924B99" w14:textId="77777777">
        <w:trPr>
          <w:trHeight w:val="285"/>
          <w:jc w:val="center"/>
        </w:trPr>
        <w:tc>
          <w:tcPr>
            <w:tcW w:w="19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8358795" w14:textId="77777777" w:rsidR="00A21029" w:rsidRDefault="00242FAB">
            <w:pPr>
              <w:textAlignment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  <w:lang w:bidi="ar"/>
              </w:rPr>
              <w:t>pH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89F2E41" w14:textId="77777777" w:rsidR="00A21029" w:rsidRDefault="00A21029">
            <w:pPr>
              <w:jc w:val="center"/>
              <w:textAlignment w:val="center"/>
              <w:rPr>
                <w:rFonts w:eastAsia="宋体"/>
                <w:color w:val="000000"/>
                <w:sz w:val="21"/>
                <w:szCs w:val="21"/>
              </w:rPr>
            </w:pP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BE4642" w14:textId="77777777" w:rsidR="00A21029" w:rsidRDefault="00A21029">
            <w:pPr>
              <w:jc w:val="center"/>
              <w:textAlignment w:val="center"/>
              <w:rPr>
                <w:rFonts w:eastAsia="宋体"/>
                <w:color w:val="000000"/>
                <w:sz w:val="21"/>
                <w:szCs w:val="21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9A393B" w14:textId="77777777" w:rsidR="00A21029" w:rsidRDefault="00A21029">
            <w:pPr>
              <w:jc w:val="center"/>
              <w:textAlignment w:val="center"/>
              <w:rPr>
                <w:rFonts w:eastAsia="宋体"/>
                <w:color w:val="000000"/>
                <w:sz w:val="21"/>
                <w:szCs w:val="21"/>
              </w:rPr>
            </w:pPr>
          </w:p>
        </w:tc>
      </w:tr>
      <w:tr w:rsidR="00A21029" w14:paraId="4D5F011E" w14:textId="77777777">
        <w:trPr>
          <w:trHeight w:val="285"/>
          <w:jc w:val="center"/>
        </w:trPr>
        <w:tc>
          <w:tcPr>
            <w:tcW w:w="19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6B0B25" w14:textId="77777777" w:rsidR="00A21029" w:rsidRDefault="00242FAB">
            <w:pPr>
              <w:textAlignment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  <w:lang w:bidi="ar"/>
              </w:rPr>
              <w:t>Con-AD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9746C2" w14:textId="77777777" w:rsidR="00A21029" w:rsidRDefault="00242FAB">
            <w:pPr>
              <w:jc w:val="center"/>
              <w:textAlignment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  <w:lang w:bidi="ar"/>
              </w:rPr>
              <w:t>0.379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8262C9" w14:textId="77777777" w:rsidR="00A21029" w:rsidRDefault="00242FAB">
            <w:pPr>
              <w:jc w:val="center"/>
              <w:textAlignment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  <w:lang w:bidi="ar"/>
              </w:rPr>
              <w:t>0.197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514787D" w14:textId="77777777" w:rsidR="00A21029" w:rsidRDefault="00242FAB">
            <w:pPr>
              <w:jc w:val="center"/>
              <w:textAlignment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  <w:lang w:bidi="ar"/>
              </w:rPr>
              <w:t>0.864</w:t>
            </w:r>
          </w:p>
        </w:tc>
      </w:tr>
      <w:tr w:rsidR="00A21029" w14:paraId="51EBE95C" w14:textId="77777777">
        <w:trPr>
          <w:trHeight w:val="285"/>
          <w:jc w:val="center"/>
        </w:trPr>
        <w:tc>
          <w:tcPr>
            <w:tcW w:w="19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BAAE18" w14:textId="77777777" w:rsidR="00A21029" w:rsidRDefault="00242FAB">
            <w:pPr>
              <w:textAlignment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  <w:lang w:bidi="ar"/>
              </w:rPr>
              <w:t>MA-AD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B5B286" w14:textId="77777777" w:rsidR="00A21029" w:rsidRDefault="00A21029">
            <w:pPr>
              <w:jc w:val="center"/>
              <w:rPr>
                <w:rFonts w:eastAsia="宋体"/>
                <w:color w:val="000000"/>
                <w:sz w:val="21"/>
                <w:szCs w:val="21"/>
              </w:rPr>
            </w:pP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8E966B" w14:textId="77777777" w:rsidR="00A21029" w:rsidRDefault="00242FAB">
            <w:pPr>
              <w:jc w:val="center"/>
              <w:textAlignment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  <w:lang w:bidi="ar"/>
              </w:rPr>
              <w:t>0.096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E2D7B9D" w14:textId="77777777" w:rsidR="00A21029" w:rsidRDefault="00242FAB">
            <w:pPr>
              <w:jc w:val="center"/>
              <w:textAlignment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  <w:lang w:bidi="ar"/>
              </w:rPr>
              <w:t>0.455</w:t>
            </w:r>
          </w:p>
        </w:tc>
      </w:tr>
      <w:tr w:rsidR="00A21029" w14:paraId="5D7CD178" w14:textId="77777777">
        <w:trPr>
          <w:trHeight w:val="285"/>
          <w:jc w:val="center"/>
        </w:trPr>
        <w:tc>
          <w:tcPr>
            <w:tcW w:w="1943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62645885" w14:textId="77777777" w:rsidR="00A21029" w:rsidRDefault="00242FAB">
            <w:pPr>
              <w:textAlignment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  <w:lang w:bidi="ar"/>
              </w:rPr>
              <w:t>MEC-AD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3EA4C7F3" w14:textId="77777777" w:rsidR="00A21029" w:rsidRDefault="00A21029">
            <w:pPr>
              <w:jc w:val="center"/>
              <w:rPr>
                <w:rFonts w:eastAsia="宋体"/>
                <w:color w:val="000000"/>
                <w:sz w:val="21"/>
                <w:szCs w:val="21"/>
              </w:rPr>
            </w:pPr>
          </w:p>
        </w:tc>
        <w:tc>
          <w:tcPr>
            <w:tcW w:w="1223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529782C1" w14:textId="77777777" w:rsidR="00A21029" w:rsidRDefault="00A21029">
            <w:pPr>
              <w:jc w:val="center"/>
              <w:rPr>
                <w:rFonts w:eastAsia="宋体"/>
                <w:color w:val="000000"/>
                <w:sz w:val="21"/>
                <w:szCs w:val="21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197FF8E9" w14:textId="77777777" w:rsidR="00A21029" w:rsidRDefault="00242FAB">
            <w:pPr>
              <w:jc w:val="center"/>
              <w:textAlignment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  <w:lang w:bidi="ar"/>
              </w:rPr>
              <w:t>0.172</w:t>
            </w:r>
          </w:p>
        </w:tc>
      </w:tr>
    </w:tbl>
    <w:p w14:paraId="187CC5BB" w14:textId="77777777" w:rsidR="00A21029" w:rsidRDefault="00242FAB">
      <w:r>
        <w:br w:type="page"/>
      </w:r>
    </w:p>
    <w:p w14:paraId="05BA684F" w14:textId="77777777" w:rsidR="00A21029" w:rsidRDefault="00242FAB">
      <w:pPr>
        <w:spacing w:line="480" w:lineRule="auto"/>
        <w:jc w:val="center"/>
      </w:pPr>
      <w:r>
        <w:rPr>
          <w:rFonts w:hint="eastAsia"/>
        </w:rPr>
        <w:lastRenderedPageBreak/>
        <w:t>T</w:t>
      </w:r>
      <w:r>
        <w:t xml:space="preserve">able </w:t>
      </w:r>
      <w:r>
        <w:rPr>
          <w:rFonts w:hint="eastAsia"/>
        </w:rPr>
        <w:t>S</w:t>
      </w:r>
      <w:r>
        <w:t>2. Enhancement of biogas production during the stable stage</w:t>
      </w:r>
    </w:p>
    <w:tbl>
      <w:tblPr>
        <w:tblStyle w:val="62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418"/>
        <w:gridCol w:w="1487"/>
        <w:gridCol w:w="1348"/>
      </w:tblGrid>
      <w:tr w:rsidR="00A21029" w14:paraId="0D383BE3" w14:textId="77777777" w:rsidTr="00A210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single" w:sz="4" w:space="0" w:color="000000" w:themeColor="text1"/>
            </w:tcBorders>
            <w:shd w:val="clear" w:color="auto" w:fill="auto"/>
          </w:tcPr>
          <w:p w14:paraId="5B405C37" w14:textId="77777777" w:rsidR="00A21029" w:rsidRDefault="00242FAB">
            <w:pPr>
              <w:spacing w:line="360" w:lineRule="auto"/>
              <w:rPr>
                <w:b w:val="0"/>
                <w:sz w:val="21"/>
                <w:szCs w:val="21"/>
              </w:rPr>
            </w:pPr>
            <w:r>
              <w:rPr>
                <w:b w:val="0"/>
                <w:sz w:val="21"/>
                <w:szCs w:val="21"/>
              </w:rPr>
              <w:t>Item</w:t>
            </w:r>
          </w:p>
        </w:tc>
        <w:tc>
          <w:tcPr>
            <w:tcW w:w="1418" w:type="dxa"/>
            <w:tcBorders>
              <w:top w:val="single" w:sz="4" w:space="0" w:color="000000" w:themeColor="text1"/>
            </w:tcBorders>
            <w:shd w:val="clear" w:color="auto" w:fill="auto"/>
          </w:tcPr>
          <w:p w14:paraId="4F1E88B0" w14:textId="77777777" w:rsidR="00A21029" w:rsidRDefault="00242FA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b w:val="0"/>
                <w:bCs w:val="0"/>
                <w:sz w:val="21"/>
                <w:szCs w:val="21"/>
              </w:rPr>
            </w:pPr>
            <w:r>
              <w:rPr>
                <w:rFonts w:eastAsia="宋体"/>
                <w:b w:val="0"/>
                <w:sz w:val="21"/>
                <w:szCs w:val="21"/>
              </w:rPr>
              <w:t>MA-AD</w:t>
            </w:r>
          </w:p>
        </w:tc>
        <w:tc>
          <w:tcPr>
            <w:tcW w:w="1487" w:type="dxa"/>
            <w:tcBorders>
              <w:top w:val="single" w:sz="4" w:space="0" w:color="000000" w:themeColor="text1"/>
            </w:tcBorders>
            <w:shd w:val="clear" w:color="auto" w:fill="auto"/>
          </w:tcPr>
          <w:p w14:paraId="616EB88E" w14:textId="77777777" w:rsidR="00A21029" w:rsidRDefault="00242FA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b w:val="0"/>
                <w:bCs w:val="0"/>
                <w:sz w:val="21"/>
                <w:szCs w:val="21"/>
              </w:rPr>
            </w:pPr>
            <w:r>
              <w:rPr>
                <w:rFonts w:eastAsia="宋体"/>
                <w:b w:val="0"/>
                <w:sz w:val="21"/>
                <w:szCs w:val="21"/>
              </w:rPr>
              <w:t>MEC-AD</w:t>
            </w:r>
          </w:p>
        </w:tc>
        <w:tc>
          <w:tcPr>
            <w:tcW w:w="1348" w:type="dxa"/>
            <w:tcBorders>
              <w:top w:val="single" w:sz="4" w:space="0" w:color="000000" w:themeColor="text1"/>
            </w:tcBorders>
            <w:shd w:val="clear" w:color="auto" w:fill="auto"/>
          </w:tcPr>
          <w:p w14:paraId="6FAAF9A6" w14:textId="77777777" w:rsidR="00A21029" w:rsidRDefault="00242FA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b w:val="0"/>
                <w:bCs w:val="0"/>
                <w:sz w:val="21"/>
                <w:szCs w:val="21"/>
              </w:rPr>
            </w:pPr>
            <w:r>
              <w:rPr>
                <w:rFonts w:eastAsia="宋体"/>
                <w:b w:val="0"/>
                <w:sz w:val="21"/>
                <w:szCs w:val="21"/>
              </w:rPr>
              <w:t>MM-AD</w:t>
            </w:r>
          </w:p>
        </w:tc>
      </w:tr>
      <w:tr w:rsidR="00A21029" w14:paraId="67AE0BB8" w14:textId="77777777" w:rsidTr="00A2102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shd w:val="clear" w:color="auto" w:fill="auto"/>
          </w:tcPr>
          <w:p w14:paraId="415E1A34" w14:textId="77777777" w:rsidR="00A21029" w:rsidRDefault="00242FAB">
            <w:pPr>
              <w:spacing w:line="360" w:lineRule="auto"/>
              <w:rPr>
                <w:rFonts w:eastAsia="宋体"/>
                <w:b w:val="0"/>
                <w:bCs w:val="0"/>
                <w:sz w:val="21"/>
                <w:szCs w:val="21"/>
              </w:rPr>
            </w:pPr>
            <w:r>
              <w:rPr>
                <w:rFonts w:eastAsia="宋体"/>
                <w:b w:val="0"/>
                <w:sz w:val="21"/>
                <w:szCs w:val="21"/>
              </w:rPr>
              <w:t>Biogas production (%)</w:t>
            </w:r>
          </w:p>
        </w:tc>
        <w:tc>
          <w:tcPr>
            <w:tcW w:w="1418" w:type="dxa"/>
            <w:shd w:val="clear" w:color="auto" w:fill="auto"/>
          </w:tcPr>
          <w:p w14:paraId="52201335" w14:textId="77777777" w:rsidR="00A21029" w:rsidRDefault="00242FA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bCs/>
                <w:color w:val="auto"/>
                <w:sz w:val="21"/>
                <w:szCs w:val="21"/>
              </w:rPr>
            </w:pPr>
            <w:r>
              <w:rPr>
                <w:bCs/>
                <w:color w:val="auto"/>
                <w:sz w:val="21"/>
                <w:szCs w:val="21"/>
              </w:rPr>
              <w:t>28.53</w:t>
            </w:r>
            <w:r>
              <w:rPr>
                <w:rFonts w:eastAsia="宋体"/>
                <w:bCs/>
                <w:color w:val="auto"/>
                <w:sz w:val="21"/>
                <w:szCs w:val="21"/>
              </w:rPr>
              <w:t>±</w:t>
            </w:r>
            <w:r>
              <w:rPr>
                <w:bCs/>
                <w:color w:val="auto"/>
                <w:sz w:val="21"/>
                <w:szCs w:val="21"/>
              </w:rPr>
              <w:t>9.33</w:t>
            </w:r>
          </w:p>
        </w:tc>
        <w:tc>
          <w:tcPr>
            <w:tcW w:w="1487" w:type="dxa"/>
            <w:shd w:val="clear" w:color="auto" w:fill="auto"/>
          </w:tcPr>
          <w:p w14:paraId="338DBBAF" w14:textId="77777777" w:rsidR="00A21029" w:rsidRDefault="00242FA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auto"/>
                <w:sz w:val="21"/>
                <w:szCs w:val="21"/>
              </w:rPr>
            </w:pPr>
            <w:r>
              <w:rPr>
                <w:bCs/>
                <w:color w:val="auto"/>
                <w:sz w:val="21"/>
                <w:szCs w:val="21"/>
              </w:rPr>
              <w:t>58.87</w:t>
            </w:r>
            <w:r>
              <w:rPr>
                <w:rFonts w:eastAsia="宋体"/>
                <w:bCs/>
                <w:color w:val="auto"/>
                <w:sz w:val="21"/>
                <w:szCs w:val="21"/>
              </w:rPr>
              <w:t>±9.20</w:t>
            </w:r>
          </w:p>
        </w:tc>
        <w:tc>
          <w:tcPr>
            <w:tcW w:w="1348" w:type="dxa"/>
            <w:shd w:val="clear" w:color="auto" w:fill="auto"/>
          </w:tcPr>
          <w:p w14:paraId="5F6603D6" w14:textId="77777777" w:rsidR="00A21029" w:rsidRDefault="00242FA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auto"/>
                <w:sz w:val="21"/>
                <w:szCs w:val="21"/>
              </w:rPr>
            </w:pPr>
            <w:r>
              <w:rPr>
                <w:bCs/>
                <w:color w:val="auto"/>
                <w:sz w:val="21"/>
                <w:szCs w:val="21"/>
              </w:rPr>
              <w:t>65.97</w:t>
            </w:r>
            <w:r>
              <w:rPr>
                <w:rFonts w:eastAsia="宋体"/>
                <w:bCs/>
                <w:color w:val="auto"/>
                <w:sz w:val="21"/>
                <w:szCs w:val="21"/>
              </w:rPr>
              <w:t>±10.21</w:t>
            </w:r>
          </w:p>
        </w:tc>
      </w:tr>
      <w:tr w:rsidR="00A21029" w14:paraId="3A5BA79B" w14:textId="77777777" w:rsidTr="00A2102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shd w:val="clear" w:color="auto" w:fill="auto"/>
          </w:tcPr>
          <w:p w14:paraId="1B049007" w14:textId="77777777" w:rsidR="00A21029" w:rsidRDefault="00242FAB">
            <w:pPr>
              <w:spacing w:line="360" w:lineRule="auto"/>
              <w:rPr>
                <w:rFonts w:eastAsia="宋体"/>
                <w:b w:val="0"/>
                <w:bCs w:val="0"/>
                <w:sz w:val="21"/>
                <w:szCs w:val="21"/>
              </w:rPr>
            </w:pPr>
            <w:r>
              <w:rPr>
                <w:rFonts w:eastAsia="宋体"/>
                <w:b w:val="0"/>
                <w:sz w:val="21"/>
                <w:szCs w:val="21"/>
              </w:rPr>
              <w:t>CH</w:t>
            </w:r>
            <w:r>
              <w:rPr>
                <w:rFonts w:eastAsia="宋体"/>
                <w:b w:val="0"/>
                <w:sz w:val="21"/>
                <w:szCs w:val="21"/>
                <w:vertAlign w:val="subscript"/>
              </w:rPr>
              <w:t>4</w:t>
            </w:r>
            <w:r>
              <w:rPr>
                <w:rFonts w:eastAsia="宋体"/>
                <w:b w:val="0"/>
                <w:sz w:val="21"/>
                <w:szCs w:val="21"/>
              </w:rPr>
              <w:t xml:space="preserve"> content (%)</w:t>
            </w:r>
          </w:p>
        </w:tc>
        <w:tc>
          <w:tcPr>
            <w:tcW w:w="1418" w:type="dxa"/>
            <w:shd w:val="clear" w:color="auto" w:fill="auto"/>
          </w:tcPr>
          <w:p w14:paraId="19160B87" w14:textId="77777777" w:rsidR="00A21029" w:rsidRDefault="00242FA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bCs/>
                <w:color w:val="auto"/>
                <w:sz w:val="21"/>
                <w:szCs w:val="21"/>
              </w:rPr>
            </w:pPr>
            <w:r>
              <w:rPr>
                <w:bCs/>
                <w:color w:val="auto"/>
                <w:sz w:val="21"/>
                <w:szCs w:val="21"/>
              </w:rPr>
              <w:t>-2.96</w:t>
            </w:r>
            <w:r>
              <w:rPr>
                <w:rFonts w:eastAsia="宋体"/>
                <w:bCs/>
                <w:color w:val="auto"/>
                <w:sz w:val="21"/>
                <w:szCs w:val="21"/>
              </w:rPr>
              <w:t>±3.56</w:t>
            </w:r>
          </w:p>
        </w:tc>
        <w:tc>
          <w:tcPr>
            <w:tcW w:w="1487" w:type="dxa"/>
            <w:shd w:val="clear" w:color="auto" w:fill="auto"/>
          </w:tcPr>
          <w:p w14:paraId="7DC4E93F" w14:textId="77777777" w:rsidR="00A21029" w:rsidRDefault="00242FA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auto"/>
                <w:sz w:val="21"/>
                <w:szCs w:val="21"/>
              </w:rPr>
            </w:pPr>
            <w:r>
              <w:rPr>
                <w:bCs/>
                <w:color w:val="auto"/>
                <w:sz w:val="21"/>
                <w:szCs w:val="21"/>
              </w:rPr>
              <w:t>3.53</w:t>
            </w:r>
            <w:r>
              <w:rPr>
                <w:rFonts w:eastAsia="宋体"/>
                <w:bCs/>
                <w:color w:val="auto"/>
                <w:sz w:val="21"/>
                <w:szCs w:val="21"/>
              </w:rPr>
              <w:t>±3.06</w:t>
            </w:r>
          </w:p>
        </w:tc>
        <w:tc>
          <w:tcPr>
            <w:tcW w:w="1348" w:type="dxa"/>
            <w:shd w:val="clear" w:color="auto" w:fill="auto"/>
          </w:tcPr>
          <w:p w14:paraId="0635005D" w14:textId="77777777" w:rsidR="00A21029" w:rsidRDefault="00242FA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auto"/>
                <w:sz w:val="21"/>
                <w:szCs w:val="21"/>
              </w:rPr>
            </w:pPr>
            <w:r>
              <w:rPr>
                <w:bCs/>
                <w:color w:val="auto"/>
                <w:sz w:val="21"/>
                <w:szCs w:val="21"/>
              </w:rPr>
              <w:t>1.41</w:t>
            </w:r>
            <w:r>
              <w:rPr>
                <w:rFonts w:eastAsia="宋体"/>
                <w:bCs/>
                <w:color w:val="auto"/>
                <w:sz w:val="21"/>
                <w:szCs w:val="21"/>
              </w:rPr>
              <w:t>±4.12</w:t>
            </w:r>
          </w:p>
        </w:tc>
      </w:tr>
      <w:tr w:rsidR="00A21029" w14:paraId="11CC769C" w14:textId="77777777" w:rsidTr="00A2102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shd w:val="clear" w:color="auto" w:fill="auto"/>
          </w:tcPr>
          <w:p w14:paraId="6939CB82" w14:textId="77777777" w:rsidR="00A21029" w:rsidRDefault="00242FAB">
            <w:pPr>
              <w:spacing w:line="360" w:lineRule="auto"/>
              <w:rPr>
                <w:rFonts w:eastAsia="宋体"/>
                <w:b w:val="0"/>
                <w:bCs w:val="0"/>
                <w:sz w:val="21"/>
                <w:szCs w:val="21"/>
              </w:rPr>
            </w:pPr>
            <w:r>
              <w:rPr>
                <w:rFonts w:eastAsia="宋体"/>
                <w:b w:val="0"/>
                <w:sz w:val="21"/>
                <w:szCs w:val="21"/>
              </w:rPr>
              <w:t>H</w:t>
            </w:r>
            <w:r>
              <w:rPr>
                <w:rFonts w:eastAsia="宋体"/>
                <w:b w:val="0"/>
                <w:sz w:val="21"/>
                <w:szCs w:val="21"/>
                <w:vertAlign w:val="subscript"/>
              </w:rPr>
              <w:t>2</w:t>
            </w:r>
            <w:r>
              <w:rPr>
                <w:rFonts w:eastAsia="宋体"/>
                <w:b w:val="0"/>
                <w:sz w:val="21"/>
                <w:szCs w:val="21"/>
              </w:rPr>
              <w:t>S concentration (%)</w:t>
            </w:r>
          </w:p>
        </w:tc>
        <w:tc>
          <w:tcPr>
            <w:tcW w:w="1418" w:type="dxa"/>
            <w:shd w:val="clear" w:color="auto" w:fill="auto"/>
          </w:tcPr>
          <w:p w14:paraId="69413123" w14:textId="77777777" w:rsidR="00A21029" w:rsidRDefault="00242FA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auto"/>
                <w:sz w:val="21"/>
                <w:szCs w:val="21"/>
              </w:rPr>
            </w:pPr>
            <w:r>
              <w:rPr>
                <w:bCs/>
                <w:color w:val="auto"/>
                <w:sz w:val="21"/>
                <w:szCs w:val="21"/>
              </w:rPr>
              <w:t>-67.93±14.20</w:t>
            </w:r>
          </w:p>
        </w:tc>
        <w:tc>
          <w:tcPr>
            <w:tcW w:w="1487" w:type="dxa"/>
            <w:shd w:val="clear" w:color="auto" w:fill="auto"/>
          </w:tcPr>
          <w:p w14:paraId="0506EFAC" w14:textId="77777777" w:rsidR="00A21029" w:rsidRDefault="00242FA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auto"/>
                <w:sz w:val="21"/>
                <w:szCs w:val="21"/>
              </w:rPr>
            </w:pPr>
            <w:r>
              <w:rPr>
                <w:bCs/>
                <w:color w:val="auto"/>
                <w:sz w:val="21"/>
                <w:szCs w:val="21"/>
              </w:rPr>
              <w:t>175.26±96.80</w:t>
            </w:r>
          </w:p>
        </w:tc>
        <w:tc>
          <w:tcPr>
            <w:tcW w:w="1348" w:type="dxa"/>
            <w:shd w:val="clear" w:color="auto" w:fill="auto"/>
          </w:tcPr>
          <w:p w14:paraId="762558CC" w14:textId="77777777" w:rsidR="00A21029" w:rsidRDefault="00242FA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auto"/>
                <w:sz w:val="21"/>
                <w:szCs w:val="21"/>
              </w:rPr>
            </w:pPr>
            <w:r>
              <w:rPr>
                <w:bCs/>
                <w:color w:val="auto"/>
                <w:sz w:val="21"/>
                <w:szCs w:val="21"/>
              </w:rPr>
              <w:t>-12.94±17.81</w:t>
            </w:r>
          </w:p>
        </w:tc>
      </w:tr>
      <w:tr w:rsidR="00A21029" w14:paraId="5B28D874" w14:textId="77777777" w:rsidTr="00A2102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shd w:val="clear" w:color="auto" w:fill="auto"/>
          </w:tcPr>
          <w:p w14:paraId="6BEEF2BF" w14:textId="77777777" w:rsidR="00A21029" w:rsidRDefault="00242FAB">
            <w:pPr>
              <w:spacing w:line="360" w:lineRule="auto"/>
              <w:rPr>
                <w:rFonts w:eastAsia="宋体"/>
                <w:b w:val="0"/>
                <w:bCs w:val="0"/>
                <w:sz w:val="21"/>
                <w:szCs w:val="21"/>
              </w:rPr>
            </w:pPr>
            <w:r>
              <w:rPr>
                <w:rFonts w:eastAsia="宋体"/>
                <w:b w:val="0"/>
                <w:sz w:val="21"/>
                <w:szCs w:val="21"/>
              </w:rPr>
              <w:t>CH</w:t>
            </w:r>
            <w:r>
              <w:rPr>
                <w:rFonts w:eastAsia="宋体"/>
                <w:b w:val="0"/>
                <w:sz w:val="21"/>
                <w:szCs w:val="21"/>
                <w:vertAlign w:val="subscript"/>
              </w:rPr>
              <w:t>4</w:t>
            </w:r>
            <w:r>
              <w:rPr>
                <w:rFonts w:eastAsia="宋体"/>
                <w:b w:val="0"/>
                <w:sz w:val="21"/>
                <w:szCs w:val="21"/>
              </w:rPr>
              <w:t xml:space="preserve"> production (%)</w:t>
            </w:r>
          </w:p>
        </w:tc>
        <w:tc>
          <w:tcPr>
            <w:tcW w:w="1418" w:type="dxa"/>
            <w:shd w:val="clear" w:color="auto" w:fill="auto"/>
          </w:tcPr>
          <w:p w14:paraId="48E36C71" w14:textId="77777777" w:rsidR="00A21029" w:rsidRDefault="00242FA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auto"/>
                <w:sz w:val="21"/>
                <w:szCs w:val="21"/>
              </w:rPr>
            </w:pPr>
            <w:r>
              <w:rPr>
                <w:bCs/>
                <w:color w:val="auto"/>
                <w:sz w:val="21"/>
                <w:szCs w:val="21"/>
              </w:rPr>
              <w:t>24.74±10.31</w:t>
            </w:r>
          </w:p>
        </w:tc>
        <w:tc>
          <w:tcPr>
            <w:tcW w:w="1487" w:type="dxa"/>
            <w:shd w:val="clear" w:color="auto" w:fill="auto"/>
          </w:tcPr>
          <w:p w14:paraId="57C409FC" w14:textId="77777777" w:rsidR="00A21029" w:rsidRDefault="00242FA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auto"/>
                <w:sz w:val="21"/>
                <w:szCs w:val="21"/>
              </w:rPr>
            </w:pPr>
            <w:r>
              <w:rPr>
                <w:bCs/>
                <w:color w:val="auto"/>
                <w:sz w:val="21"/>
                <w:szCs w:val="21"/>
              </w:rPr>
              <w:t>64.45±11.87</w:t>
            </w:r>
          </w:p>
        </w:tc>
        <w:tc>
          <w:tcPr>
            <w:tcW w:w="1348" w:type="dxa"/>
            <w:shd w:val="clear" w:color="auto" w:fill="auto"/>
          </w:tcPr>
          <w:p w14:paraId="16BFE7B5" w14:textId="77777777" w:rsidR="00A21029" w:rsidRDefault="00242FA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auto"/>
                <w:sz w:val="21"/>
                <w:szCs w:val="21"/>
              </w:rPr>
            </w:pPr>
            <w:r>
              <w:rPr>
                <w:bCs/>
                <w:color w:val="auto"/>
                <w:sz w:val="21"/>
                <w:szCs w:val="21"/>
              </w:rPr>
              <w:t>68.24±11.36</w:t>
            </w:r>
          </w:p>
        </w:tc>
      </w:tr>
      <w:tr w:rsidR="00A21029" w14:paraId="70B0DEE1" w14:textId="77777777" w:rsidTr="00A2102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shd w:val="clear" w:color="auto" w:fill="auto"/>
          </w:tcPr>
          <w:p w14:paraId="4904C1D7" w14:textId="77777777" w:rsidR="00A21029" w:rsidRDefault="00242FAB">
            <w:pPr>
              <w:spacing w:line="360" w:lineRule="auto"/>
              <w:rPr>
                <w:rFonts w:eastAsia="宋体"/>
                <w:b w:val="0"/>
                <w:bCs w:val="0"/>
                <w:sz w:val="21"/>
                <w:szCs w:val="21"/>
              </w:rPr>
            </w:pPr>
            <w:r>
              <w:rPr>
                <w:rFonts w:eastAsia="宋体"/>
                <w:b w:val="0"/>
                <w:sz w:val="21"/>
                <w:szCs w:val="21"/>
              </w:rPr>
              <w:t>H</w:t>
            </w:r>
            <w:r>
              <w:rPr>
                <w:rFonts w:eastAsia="宋体"/>
                <w:b w:val="0"/>
                <w:sz w:val="21"/>
                <w:szCs w:val="21"/>
                <w:vertAlign w:val="subscript"/>
              </w:rPr>
              <w:t>2</w:t>
            </w:r>
            <w:r>
              <w:rPr>
                <w:rFonts w:eastAsia="宋体"/>
                <w:b w:val="0"/>
                <w:sz w:val="21"/>
                <w:szCs w:val="21"/>
              </w:rPr>
              <w:t>S production (%)</w:t>
            </w:r>
          </w:p>
        </w:tc>
        <w:tc>
          <w:tcPr>
            <w:tcW w:w="1418" w:type="dxa"/>
            <w:shd w:val="clear" w:color="auto" w:fill="auto"/>
          </w:tcPr>
          <w:p w14:paraId="568D3DEE" w14:textId="77777777" w:rsidR="00A21029" w:rsidRDefault="00242FA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auto"/>
                <w:sz w:val="21"/>
                <w:szCs w:val="21"/>
              </w:rPr>
            </w:pPr>
            <w:r>
              <w:rPr>
                <w:bCs/>
                <w:color w:val="auto"/>
                <w:sz w:val="21"/>
                <w:szCs w:val="21"/>
              </w:rPr>
              <w:t>-58.49±19.45</w:t>
            </w:r>
          </w:p>
        </w:tc>
        <w:tc>
          <w:tcPr>
            <w:tcW w:w="1487" w:type="dxa"/>
            <w:shd w:val="clear" w:color="auto" w:fill="auto"/>
          </w:tcPr>
          <w:p w14:paraId="038DB1BA" w14:textId="77777777" w:rsidR="00A21029" w:rsidRDefault="00242FA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auto"/>
                <w:sz w:val="21"/>
                <w:szCs w:val="21"/>
              </w:rPr>
            </w:pPr>
            <w:r>
              <w:rPr>
                <w:bCs/>
                <w:color w:val="auto"/>
                <w:sz w:val="21"/>
                <w:szCs w:val="21"/>
              </w:rPr>
              <w:t>338.28±162.58</w:t>
            </w:r>
          </w:p>
        </w:tc>
        <w:tc>
          <w:tcPr>
            <w:tcW w:w="1348" w:type="dxa"/>
            <w:shd w:val="clear" w:color="auto" w:fill="auto"/>
          </w:tcPr>
          <w:p w14:paraId="6DE7CD03" w14:textId="77777777" w:rsidR="00A21029" w:rsidRDefault="00242FA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auto"/>
                <w:sz w:val="21"/>
                <w:szCs w:val="21"/>
              </w:rPr>
            </w:pPr>
            <w:r>
              <w:rPr>
                <w:bCs/>
                <w:color w:val="auto"/>
                <w:sz w:val="21"/>
                <w:szCs w:val="21"/>
              </w:rPr>
              <w:t>44.61±30.59</w:t>
            </w:r>
          </w:p>
        </w:tc>
      </w:tr>
      <w:tr w:rsidR="00A21029" w14:paraId="28735264" w14:textId="77777777" w:rsidTr="00A2102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shd w:val="clear" w:color="auto" w:fill="auto"/>
          </w:tcPr>
          <w:p w14:paraId="4C634211" w14:textId="77777777" w:rsidR="00A21029" w:rsidRDefault="00242FAB">
            <w:pPr>
              <w:spacing w:line="360" w:lineRule="auto"/>
              <w:rPr>
                <w:rFonts w:eastAsia="宋体"/>
                <w:b w:val="0"/>
                <w:bCs w:val="0"/>
                <w:sz w:val="21"/>
                <w:szCs w:val="21"/>
              </w:rPr>
            </w:pPr>
            <w:r>
              <w:rPr>
                <w:rFonts w:eastAsia="宋体"/>
                <w:b w:val="0"/>
                <w:sz w:val="21"/>
                <w:szCs w:val="21"/>
              </w:rPr>
              <w:t>Biogas yield (%)</w:t>
            </w:r>
          </w:p>
        </w:tc>
        <w:tc>
          <w:tcPr>
            <w:tcW w:w="1418" w:type="dxa"/>
            <w:shd w:val="clear" w:color="auto" w:fill="auto"/>
          </w:tcPr>
          <w:p w14:paraId="16EA6869" w14:textId="77777777" w:rsidR="00A21029" w:rsidRDefault="00242FA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color w:val="auto"/>
                <w:sz w:val="21"/>
                <w:szCs w:val="21"/>
              </w:rPr>
            </w:pPr>
            <w:r>
              <w:rPr>
                <w:color w:val="auto"/>
                <w:sz w:val="21"/>
                <w:szCs w:val="21"/>
              </w:rPr>
              <w:t>28.21</w:t>
            </w:r>
            <w:r>
              <w:rPr>
                <w:bCs/>
                <w:color w:val="auto"/>
                <w:sz w:val="21"/>
                <w:szCs w:val="21"/>
              </w:rPr>
              <w:t>±7.84</w:t>
            </w:r>
          </w:p>
        </w:tc>
        <w:tc>
          <w:tcPr>
            <w:tcW w:w="1487" w:type="dxa"/>
            <w:shd w:val="clear" w:color="auto" w:fill="auto"/>
          </w:tcPr>
          <w:p w14:paraId="39B43CA4" w14:textId="77777777" w:rsidR="00A21029" w:rsidRDefault="00242FA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1"/>
                <w:szCs w:val="21"/>
              </w:rPr>
            </w:pPr>
            <w:r>
              <w:rPr>
                <w:color w:val="auto"/>
                <w:sz w:val="21"/>
                <w:szCs w:val="21"/>
              </w:rPr>
              <w:t>58.51</w:t>
            </w:r>
            <w:r>
              <w:rPr>
                <w:bCs/>
                <w:color w:val="auto"/>
                <w:sz w:val="21"/>
                <w:szCs w:val="21"/>
              </w:rPr>
              <w:t>±7.25</w:t>
            </w:r>
          </w:p>
        </w:tc>
        <w:tc>
          <w:tcPr>
            <w:tcW w:w="1348" w:type="dxa"/>
            <w:shd w:val="clear" w:color="auto" w:fill="auto"/>
          </w:tcPr>
          <w:p w14:paraId="528737C5" w14:textId="77777777" w:rsidR="00A21029" w:rsidRDefault="00242FA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1"/>
                <w:szCs w:val="21"/>
              </w:rPr>
            </w:pPr>
            <w:r>
              <w:rPr>
                <w:color w:val="auto"/>
                <w:sz w:val="21"/>
                <w:szCs w:val="21"/>
              </w:rPr>
              <w:t>65.52</w:t>
            </w:r>
            <w:r>
              <w:rPr>
                <w:bCs/>
                <w:color w:val="auto"/>
                <w:sz w:val="21"/>
                <w:szCs w:val="21"/>
              </w:rPr>
              <w:t>±8.25</w:t>
            </w:r>
          </w:p>
        </w:tc>
      </w:tr>
      <w:tr w:rsidR="00A21029" w14:paraId="7B09E413" w14:textId="77777777" w:rsidTr="00A2102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6B2C874A" w14:textId="77777777" w:rsidR="00A21029" w:rsidRDefault="00242FAB">
            <w:pPr>
              <w:spacing w:line="360" w:lineRule="auto"/>
              <w:rPr>
                <w:rFonts w:eastAsia="宋体"/>
                <w:b w:val="0"/>
                <w:sz w:val="21"/>
                <w:szCs w:val="21"/>
              </w:rPr>
            </w:pPr>
            <w:r>
              <w:rPr>
                <w:rFonts w:eastAsia="宋体"/>
                <w:b w:val="0"/>
                <w:sz w:val="21"/>
                <w:szCs w:val="21"/>
              </w:rPr>
              <w:t>CH</w:t>
            </w:r>
            <w:r>
              <w:rPr>
                <w:rFonts w:eastAsia="宋体"/>
                <w:b w:val="0"/>
                <w:sz w:val="21"/>
                <w:szCs w:val="21"/>
                <w:vertAlign w:val="subscript"/>
              </w:rPr>
              <w:t>4</w:t>
            </w:r>
            <w:r>
              <w:rPr>
                <w:rFonts w:eastAsia="宋体"/>
                <w:b w:val="0"/>
                <w:sz w:val="21"/>
                <w:szCs w:val="21"/>
              </w:rPr>
              <w:t xml:space="preserve"> yield (%)</w:t>
            </w:r>
          </w:p>
        </w:tc>
        <w:tc>
          <w:tcPr>
            <w:tcW w:w="1418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264F0E3B" w14:textId="77777777" w:rsidR="00A21029" w:rsidRDefault="00242FA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1"/>
                <w:szCs w:val="21"/>
              </w:rPr>
            </w:pPr>
            <w:r>
              <w:rPr>
                <w:color w:val="auto"/>
                <w:sz w:val="21"/>
                <w:szCs w:val="21"/>
              </w:rPr>
              <w:t>24.24</w:t>
            </w:r>
            <w:r>
              <w:rPr>
                <w:bCs/>
                <w:color w:val="auto"/>
                <w:sz w:val="21"/>
                <w:szCs w:val="21"/>
              </w:rPr>
              <w:t>±5.68</w:t>
            </w:r>
          </w:p>
        </w:tc>
        <w:tc>
          <w:tcPr>
            <w:tcW w:w="1487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41E1BA16" w14:textId="77777777" w:rsidR="00A21029" w:rsidRDefault="00242FA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1"/>
                <w:szCs w:val="21"/>
              </w:rPr>
            </w:pPr>
            <w:r>
              <w:rPr>
                <w:color w:val="auto"/>
                <w:sz w:val="21"/>
                <w:szCs w:val="21"/>
              </w:rPr>
              <w:t>63.97</w:t>
            </w:r>
            <w:r>
              <w:rPr>
                <w:bCs/>
                <w:color w:val="auto"/>
                <w:sz w:val="21"/>
                <w:szCs w:val="21"/>
              </w:rPr>
              <w:t>±6.21</w:t>
            </w:r>
          </w:p>
        </w:tc>
        <w:tc>
          <w:tcPr>
            <w:tcW w:w="1348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0BACB0DE" w14:textId="77777777" w:rsidR="00A21029" w:rsidRDefault="00242FA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1"/>
                <w:szCs w:val="21"/>
              </w:rPr>
            </w:pPr>
            <w:r>
              <w:rPr>
                <w:color w:val="auto"/>
                <w:sz w:val="21"/>
                <w:szCs w:val="21"/>
              </w:rPr>
              <w:t>67.70</w:t>
            </w:r>
            <w:r>
              <w:rPr>
                <w:bCs/>
                <w:color w:val="auto"/>
                <w:sz w:val="21"/>
                <w:szCs w:val="21"/>
              </w:rPr>
              <w:t>±6.13</w:t>
            </w:r>
          </w:p>
        </w:tc>
      </w:tr>
    </w:tbl>
    <w:p w14:paraId="457FAC48" w14:textId="77777777" w:rsidR="00A21029" w:rsidRDefault="00242FAB">
      <w:r>
        <w:br w:type="page"/>
      </w:r>
    </w:p>
    <w:p w14:paraId="4E0117E7" w14:textId="77777777" w:rsidR="00A21029" w:rsidRDefault="00242FAB">
      <w:pPr>
        <w:spacing w:line="360" w:lineRule="auto"/>
        <w:jc w:val="center"/>
      </w:pPr>
      <w:r>
        <w:rPr>
          <w:rFonts w:hint="eastAsia"/>
        </w:rPr>
        <w:lastRenderedPageBreak/>
        <w:t>T</w:t>
      </w:r>
      <w:r>
        <w:t>able S3. The coefficients of variation for the biogas production during the test</w:t>
      </w:r>
    </w:p>
    <w:tbl>
      <w:tblPr>
        <w:tblStyle w:val="a8"/>
        <w:tblW w:w="8080" w:type="dxa"/>
        <w:tblInd w:w="284" w:type="dxa"/>
        <w:tblLook w:val="04A0" w:firstRow="1" w:lastRow="0" w:firstColumn="1" w:lastColumn="0" w:noHBand="0" w:noVBand="1"/>
      </w:tblPr>
      <w:tblGrid>
        <w:gridCol w:w="2263"/>
        <w:gridCol w:w="1454"/>
        <w:gridCol w:w="1454"/>
        <w:gridCol w:w="1454"/>
        <w:gridCol w:w="1455"/>
      </w:tblGrid>
      <w:tr w:rsidR="00A21029" w14:paraId="1AA84778" w14:textId="77777777">
        <w:tc>
          <w:tcPr>
            <w:tcW w:w="2263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  <w:tl2br w:val="nil"/>
            </w:tcBorders>
            <w:shd w:val="clear" w:color="auto" w:fill="FFFFFF"/>
          </w:tcPr>
          <w:p w14:paraId="1AFED947" w14:textId="77777777" w:rsidR="00A21029" w:rsidRDefault="00242FAB">
            <w:pPr>
              <w:spacing w:line="360" w:lineRule="auto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Item</w:t>
            </w:r>
          </w:p>
        </w:tc>
        <w:tc>
          <w:tcPr>
            <w:tcW w:w="1454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3DE242E6" w14:textId="77777777" w:rsidR="00A21029" w:rsidRDefault="00242FAB">
            <w:pPr>
              <w:spacing w:line="360" w:lineRule="auto"/>
              <w:jc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</w:rPr>
              <w:t>Con-AD</w:t>
            </w:r>
          </w:p>
        </w:tc>
        <w:tc>
          <w:tcPr>
            <w:tcW w:w="1454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2C2D3DAF" w14:textId="77777777" w:rsidR="00A21029" w:rsidRDefault="00242FAB">
            <w:pPr>
              <w:spacing w:line="360" w:lineRule="auto"/>
              <w:jc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</w:rPr>
              <w:t>MA-AD</w:t>
            </w:r>
          </w:p>
        </w:tc>
        <w:tc>
          <w:tcPr>
            <w:tcW w:w="1454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5EA42B07" w14:textId="77777777" w:rsidR="00A21029" w:rsidRDefault="00242FAB">
            <w:pPr>
              <w:spacing w:line="360" w:lineRule="auto"/>
              <w:jc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</w:rPr>
              <w:t>MEC-AD</w:t>
            </w:r>
          </w:p>
        </w:tc>
        <w:tc>
          <w:tcPr>
            <w:tcW w:w="1455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5B139E2F" w14:textId="77777777" w:rsidR="00A21029" w:rsidRDefault="00242FAB">
            <w:pPr>
              <w:spacing w:line="360" w:lineRule="auto"/>
              <w:jc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</w:rPr>
              <w:t>MM-AD</w:t>
            </w:r>
          </w:p>
        </w:tc>
      </w:tr>
      <w:tr w:rsidR="00A21029" w14:paraId="48FAD1DD" w14:textId="77777777">
        <w:tc>
          <w:tcPr>
            <w:tcW w:w="2263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</w:tcPr>
          <w:p w14:paraId="44CA8AA1" w14:textId="77777777" w:rsidR="00A21029" w:rsidRDefault="00242FAB">
            <w:pPr>
              <w:spacing w:line="360" w:lineRule="auto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B</w:t>
            </w:r>
            <w:r>
              <w:rPr>
                <w:color w:val="000000"/>
                <w:sz w:val="21"/>
                <w:szCs w:val="21"/>
              </w:rPr>
              <w:t>iogas production</w:t>
            </w:r>
          </w:p>
        </w:tc>
        <w:tc>
          <w:tcPr>
            <w:tcW w:w="145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93519A2" w14:textId="77777777" w:rsidR="00A21029" w:rsidRDefault="00242FAB">
            <w:pPr>
              <w:jc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0.049</w:t>
            </w:r>
          </w:p>
        </w:tc>
        <w:tc>
          <w:tcPr>
            <w:tcW w:w="145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52518D7" w14:textId="77777777" w:rsidR="00A21029" w:rsidRDefault="00242FAB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0.049</w:t>
            </w:r>
          </w:p>
        </w:tc>
        <w:tc>
          <w:tcPr>
            <w:tcW w:w="145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36EAC4" w14:textId="77777777" w:rsidR="00A21029" w:rsidRDefault="00242FAB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0.033</w:t>
            </w:r>
          </w:p>
        </w:tc>
        <w:tc>
          <w:tcPr>
            <w:tcW w:w="145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4D92203" w14:textId="77777777" w:rsidR="00A21029" w:rsidRDefault="00242FAB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0.025</w:t>
            </w:r>
          </w:p>
        </w:tc>
      </w:tr>
      <w:tr w:rsidR="00A21029" w14:paraId="5306CDFE" w14:textId="77777777">
        <w:tc>
          <w:tcPr>
            <w:tcW w:w="22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51E007" w14:textId="77777777" w:rsidR="00A21029" w:rsidRDefault="00242FAB">
            <w:pPr>
              <w:spacing w:line="360" w:lineRule="auto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M</w:t>
            </w:r>
            <w:r>
              <w:rPr>
                <w:color w:val="000000"/>
                <w:sz w:val="21"/>
                <w:szCs w:val="21"/>
              </w:rPr>
              <w:t>ethane content</w:t>
            </w:r>
          </w:p>
        </w:tc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0C5718" w14:textId="77777777" w:rsidR="00A21029" w:rsidRDefault="00242FAB">
            <w:pPr>
              <w:jc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0.033</w:t>
            </w:r>
          </w:p>
        </w:tc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75F26F" w14:textId="77777777" w:rsidR="00A21029" w:rsidRDefault="00242FAB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0.024</w:t>
            </w:r>
          </w:p>
        </w:tc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E26771" w14:textId="77777777" w:rsidR="00A21029" w:rsidRDefault="00242FAB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0.016</w:t>
            </w:r>
          </w:p>
        </w:tc>
        <w:tc>
          <w:tcPr>
            <w:tcW w:w="14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A708BA" w14:textId="77777777" w:rsidR="00A21029" w:rsidRDefault="00242FAB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0.021</w:t>
            </w:r>
          </w:p>
        </w:tc>
      </w:tr>
      <w:tr w:rsidR="00A21029" w14:paraId="54323D37" w14:textId="77777777">
        <w:tc>
          <w:tcPr>
            <w:tcW w:w="22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195E04" w14:textId="77777777" w:rsidR="00A21029" w:rsidRDefault="00242FAB">
            <w:pPr>
              <w:spacing w:line="360" w:lineRule="auto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</w:rPr>
              <w:t>CH</w:t>
            </w:r>
            <w:r>
              <w:rPr>
                <w:rFonts w:eastAsia="宋体"/>
                <w:color w:val="000000"/>
                <w:sz w:val="21"/>
                <w:szCs w:val="21"/>
                <w:vertAlign w:val="subscript"/>
              </w:rPr>
              <w:t>4</w:t>
            </w:r>
            <w:r>
              <w:rPr>
                <w:rFonts w:eastAsia="宋体"/>
                <w:color w:val="000000"/>
                <w:sz w:val="21"/>
                <w:szCs w:val="21"/>
              </w:rPr>
              <w:t xml:space="preserve"> production </w:t>
            </w:r>
          </w:p>
        </w:tc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38AA01" w14:textId="77777777" w:rsidR="00A21029" w:rsidRDefault="00242FAB">
            <w:pPr>
              <w:jc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0.057</w:t>
            </w:r>
          </w:p>
        </w:tc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DEA715" w14:textId="77777777" w:rsidR="00A21029" w:rsidRDefault="00242FAB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0.041</w:t>
            </w:r>
          </w:p>
        </w:tc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BC8561" w14:textId="77777777" w:rsidR="00A21029" w:rsidRDefault="00242FAB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0.032</w:t>
            </w:r>
          </w:p>
        </w:tc>
        <w:tc>
          <w:tcPr>
            <w:tcW w:w="14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55AF48" w14:textId="77777777" w:rsidR="00A21029" w:rsidRDefault="00242FAB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0.034</w:t>
            </w:r>
          </w:p>
        </w:tc>
      </w:tr>
      <w:tr w:rsidR="00A21029" w14:paraId="5F9EE40B" w14:textId="77777777">
        <w:tc>
          <w:tcPr>
            <w:tcW w:w="22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6633B94" w14:textId="77777777" w:rsidR="00A21029" w:rsidRDefault="00242FAB">
            <w:pPr>
              <w:spacing w:line="360" w:lineRule="auto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</w:rPr>
              <w:t>H</w:t>
            </w:r>
            <w:r>
              <w:rPr>
                <w:rFonts w:eastAsia="宋体"/>
                <w:color w:val="000000"/>
                <w:sz w:val="21"/>
                <w:szCs w:val="21"/>
                <w:vertAlign w:val="subscript"/>
              </w:rPr>
              <w:t>2</w:t>
            </w:r>
            <w:r>
              <w:rPr>
                <w:rFonts w:eastAsia="宋体"/>
                <w:color w:val="000000"/>
                <w:sz w:val="21"/>
                <w:szCs w:val="21"/>
              </w:rPr>
              <w:t>S concentration</w:t>
            </w:r>
          </w:p>
        </w:tc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F15303" w14:textId="77777777" w:rsidR="00A21029" w:rsidRDefault="00242FAB">
            <w:pPr>
              <w:jc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0.462</w:t>
            </w:r>
          </w:p>
        </w:tc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0A876A" w14:textId="77777777" w:rsidR="00A21029" w:rsidRDefault="00242FAB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0.825</w:t>
            </w:r>
          </w:p>
        </w:tc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F9A181" w14:textId="77777777" w:rsidR="00A21029" w:rsidRDefault="00242FAB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0.476</w:t>
            </w:r>
          </w:p>
        </w:tc>
        <w:tc>
          <w:tcPr>
            <w:tcW w:w="14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B5D450" w14:textId="77777777" w:rsidR="00A21029" w:rsidRDefault="00242FAB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0.536</w:t>
            </w:r>
          </w:p>
        </w:tc>
      </w:tr>
      <w:tr w:rsidR="00A21029" w14:paraId="0D64FBDB" w14:textId="77777777">
        <w:tc>
          <w:tcPr>
            <w:tcW w:w="22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9F51CF" w14:textId="77777777" w:rsidR="00A21029" w:rsidRDefault="00242FAB">
            <w:pPr>
              <w:spacing w:line="360" w:lineRule="auto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 w:hint="eastAsia"/>
                <w:color w:val="000000"/>
                <w:sz w:val="21"/>
                <w:szCs w:val="21"/>
              </w:rPr>
              <w:t>p</w:t>
            </w:r>
            <w:r>
              <w:rPr>
                <w:rFonts w:eastAsia="宋体"/>
                <w:color w:val="000000"/>
                <w:sz w:val="21"/>
                <w:szCs w:val="21"/>
              </w:rPr>
              <w:t>H</w:t>
            </w:r>
          </w:p>
        </w:tc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4126DE9" w14:textId="77777777" w:rsidR="00A21029" w:rsidRDefault="00242FAB">
            <w:pPr>
              <w:jc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0.010</w:t>
            </w:r>
          </w:p>
        </w:tc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20F32ED" w14:textId="77777777" w:rsidR="00A21029" w:rsidRDefault="00242FAB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0.020</w:t>
            </w:r>
          </w:p>
        </w:tc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21792D" w14:textId="77777777" w:rsidR="00A21029" w:rsidRDefault="00242FAB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0.014</w:t>
            </w:r>
          </w:p>
        </w:tc>
        <w:tc>
          <w:tcPr>
            <w:tcW w:w="14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328D56" w14:textId="77777777" w:rsidR="00A21029" w:rsidRDefault="00242FAB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0.012</w:t>
            </w:r>
          </w:p>
        </w:tc>
      </w:tr>
      <w:tr w:rsidR="00A21029" w14:paraId="235F8CAC" w14:textId="77777777">
        <w:tc>
          <w:tcPr>
            <w:tcW w:w="22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1EAB57" w14:textId="77777777" w:rsidR="00A21029" w:rsidRDefault="00242FAB">
            <w:pPr>
              <w:spacing w:line="360" w:lineRule="auto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 w:hint="eastAsia"/>
                <w:color w:val="000000"/>
                <w:sz w:val="21"/>
                <w:szCs w:val="21"/>
              </w:rPr>
              <w:t>T</w:t>
            </w:r>
            <w:r>
              <w:rPr>
                <w:rFonts w:eastAsia="宋体"/>
                <w:color w:val="000000"/>
                <w:sz w:val="21"/>
                <w:szCs w:val="21"/>
              </w:rPr>
              <w:t>S</w:t>
            </w:r>
          </w:p>
        </w:tc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A01DF2" w14:textId="77777777" w:rsidR="00A21029" w:rsidRDefault="00242FAB">
            <w:pPr>
              <w:jc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0.040</w:t>
            </w:r>
          </w:p>
        </w:tc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6A991C6" w14:textId="77777777" w:rsidR="00A21029" w:rsidRDefault="00242FAB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0.031</w:t>
            </w:r>
          </w:p>
        </w:tc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4A2FFE" w14:textId="77777777" w:rsidR="00A21029" w:rsidRDefault="00242FAB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0.019</w:t>
            </w:r>
          </w:p>
        </w:tc>
        <w:tc>
          <w:tcPr>
            <w:tcW w:w="14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202607" w14:textId="77777777" w:rsidR="00A21029" w:rsidRDefault="00242FAB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0.061</w:t>
            </w:r>
          </w:p>
        </w:tc>
      </w:tr>
      <w:tr w:rsidR="00A21029" w14:paraId="3D3C47BC" w14:textId="77777777">
        <w:tc>
          <w:tcPr>
            <w:tcW w:w="22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A469D1" w14:textId="77777777" w:rsidR="00A21029" w:rsidRDefault="00242FAB">
            <w:pPr>
              <w:spacing w:line="360" w:lineRule="auto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 w:hint="eastAsia"/>
                <w:color w:val="000000"/>
                <w:sz w:val="21"/>
                <w:szCs w:val="21"/>
              </w:rPr>
              <w:t>V</w:t>
            </w:r>
            <w:r>
              <w:rPr>
                <w:rFonts w:eastAsia="宋体"/>
                <w:color w:val="000000"/>
                <w:sz w:val="21"/>
                <w:szCs w:val="21"/>
              </w:rPr>
              <w:t>S</w:t>
            </w:r>
          </w:p>
        </w:tc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57C4DC4" w14:textId="77777777" w:rsidR="00A21029" w:rsidRDefault="00242FAB">
            <w:pPr>
              <w:jc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0.046</w:t>
            </w:r>
          </w:p>
        </w:tc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C0460C" w14:textId="77777777" w:rsidR="00A21029" w:rsidRDefault="00242FAB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0.088</w:t>
            </w:r>
          </w:p>
        </w:tc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4C1F4A" w14:textId="77777777" w:rsidR="00A21029" w:rsidRDefault="00242FAB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0.035</w:t>
            </w:r>
          </w:p>
        </w:tc>
        <w:tc>
          <w:tcPr>
            <w:tcW w:w="14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59270E" w14:textId="77777777" w:rsidR="00A21029" w:rsidRDefault="00242FAB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0.055</w:t>
            </w:r>
          </w:p>
        </w:tc>
      </w:tr>
      <w:tr w:rsidR="00A21029" w14:paraId="76C49D7B" w14:textId="77777777">
        <w:tc>
          <w:tcPr>
            <w:tcW w:w="22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98D6AE" w14:textId="77777777" w:rsidR="00A21029" w:rsidRDefault="00242FAB">
            <w:pPr>
              <w:spacing w:line="360" w:lineRule="auto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 w:hint="eastAsia"/>
                <w:color w:val="000000"/>
                <w:sz w:val="21"/>
                <w:szCs w:val="21"/>
              </w:rPr>
              <w:t>T</w:t>
            </w:r>
            <w:r>
              <w:rPr>
                <w:rFonts w:eastAsia="宋体"/>
                <w:color w:val="000000"/>
                <w:sz w:val="21"/>
                <w:szCs w:val="21"/>
              </w:rPr>
              <w:t>COD</w:t>
            </w:r>
          </w:p>
        </w:tc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E70B3D2" w14:textId="77777777" w:rsidR="00A21029" w:rsidRDefault="00242FAB">
            <w:pPr>
              <w:jc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0.018</w:t>
            </w:r>
          </w:p>
        </w:tc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AF3443" w14:textId="77777777" w:rsidR="00A21029" w:rsidRDefault="00242FAB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0.013</w:t>
            </w:r>
          </w:p>
        </w:tc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74D84A" w14:textId="77777777" w:rsidR="00A21029" w:rsidRDefault="00242FAB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0.036</w:t>
            </w:r>
          </w:p>
        </w:tc>
        <w:tc>
          <w:tcPr>
            <w:tcW w:w="14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9A6295" w14:textId="77777777" w:rsidR="00A21029" w:rsidRDefault="00242FAB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0.041</w:t>
            </w:r>
          </w:p>
        </w:tc>
      </w:tr>
      <w:tr w:rsidR="00A21029" w14:paraId="1A539F76" w14:textId="77777777">
        <w:tc>
          <w:tcPr>
            <w:tcW w:w="22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DA7017" w14:textId="77777777" w:rsidR="00A21029" w:rsidRDefault="00242FAB">
            <w:pPr>
              <w:spacing w:line="360" w:lineRule="auto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 w:hint="eastAsia"/>
                <w:color w:val="000000"/>
                <w:sz w:val="21"/>
                <w:szCs w:val="21"/>
              </w:rPr>
              <w:t>S</w:t>
            </w:r>
            <w:r>
              <w:rPr>
                <w:rFonts w:eastAsia="宋体"/>
                <w:color w:val="000000"/>
                <w:sz w:val="21"/>
                <w:szCs w:val="21"/>
              </w:rPr>
              <w:t>COD</w:t>
            </w:r>
          </w:p>
        </w:tc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0B1EAA" w14:textId="77777777" w:rsidR="00A21029" w:rsidRDefault="00242FAB">
            <w:pPr>
              <w:jc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0.005</w:t>
            </w:r>
          </w:p>
        </w:tc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A4206D" w14:textId="77777777" w:rsidR="00A21029" w:rsidRDefault="00242FAB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0.029</w:t>
            </w:r>
          </w:p>
        </w:tc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7C9FB5" w14:textId="77777777" w:rsidR="00A21029" w:rsidRDefault="00242FAB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0.132</w:t>
            </w:r>
          </w:p>
        </w:tc>
        <w:tc>
          <w:tcPr>
            <w:tcW w:w="14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07BFBD" w14:textId="77777777" w:rsidR="00A21029" w:rsidRDefault="00242FAB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0.107</w:t>
            </w:r>
          </w:p>
        </w:tc>
      </w:tr>
      <w:tr w:rsidR="00A21029" w14:paraId="1857ECB9" w14:textId="77777777">
        <w:tc>
          <w:tcPr>
            <w:tcW w:w="22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51937A1" w14:textId="77777777" w:rsidR="00A21029" w:rsidRDefault="00242FAB">
            <w:pPr>
              <w:spacing w:line="360" w:lineRule="auto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 w:hint="eastAsia"/>
                <w:color w:val="000000"/>
                <w:sz w:val="21"/>
                <w:szCs w:val="21"/>
              </w:rPr>
              <w:t>T</w:t>
            </w:r>
            <w:r>
              <w:rPr>
                <w:rFonts w:eastAsia="宋体"/>
                <w:color w:val="000000"/>
                <w:sz w:val="21"/>
                <w:szCs w:val="21"/>
              </w:rPr>
              <w:t>AN</w:t>
            </w:r>
          </w:p>
        </w:tc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77D317" w14:textId="77777777" w:rsidR="00A21029" w:rsidRDefault="00242FAB">
            <w:pPr>
              <w:jc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0.086</w:t>
            </w:r>
          </w:p>
        </w:tc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6E9C44B" w14:textId="77777777" w:rsidR="00A21029" w:rsidRDefault="00242FAB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0.123</w:t>
            </w:r>
          </w:p>
        </w:tc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1C27CB" w14:textId="77777777" w:rsidR="00A21029" w:rsidRDefault="00242FAB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0.076</w:t>
            </w:r>
          </w:p>
        </w:tc>
        <w:tc>
          <w:tcPr>
            <w:tcW w:w="14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02F7993" w14:textId="77777777" w:rsidR="00A21029" w:rsidRDefault="00242FAB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0.067</w:t>
            </w:r>
          </w:p>
        </w:tc>
      </w:tr>
      <w:tr w:rsidR="00A21029" w14:paraId="763F0B23" w14:textId="77777777">
        <w:tc>
          <w:tcPr>
            <w:tcW w:w="22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213367" w14:textId="77777777" w:rsidR="00A21029" w:rsidRDefault="00242FAB">
            <w:pPr>
              <w:spacing w:line="360" w:lineRule="auto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 w:hint="eastAsia"/>
                <w:color w:val="000000"/>
                <w:sz w:val="21"/>
                <w:szCs w:val="21"/>
              </w:rPr>
              <w:t>T</w:t>
            </w:r>
            <w:r>
              <w:rPr>
                <w:rFonts w:eastAsia="宋体"/>
                <w:color w:val="000000"/>
                <w:sz w:val="21"/>
                <w:szCs w:val="21"/>
              </w:rPr>
              <w:t>VFA</w:t>
            </w:r>
          </w:p>
        </w:tc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4BDA0C1" w14:textId="77777777" w:rsidR="00A21029" w:rsidRDefault="00242FAB">
            <w:pPr>
              <w:jc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0.388</w:t>
            </w:r>
          </w:p>
        </w:tc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CCD7A4" w14:textId="77777777" w:rsidR="00A21029" w:rsidRDefault="00242FAB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0.269</w:t>
            </w:r>
          </w:p>
        </w:tc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799A61" w14:textId="77777777" w:rsidR="00A21029" w:rsidRDefault="00242FAB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0.464</w:t>
            </w:r>
          </w:p>
        </w:tc>
        <w:tc>
          <w:tcPr>
            <w:tcW w:w="14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E246B8F" w14:textId="77777777" w:rsidR="00A21029" w:rsidRDefault="00242FAB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0.089</w:t>
            </w:r>
          </w:p>
        </w:tc>
      </w:tr>
      <w:tr w:rsidR="00A21029" w14:paraId="4778208D" w14:textId="77777777">
        <w:tc>
          <w:tcPr>
            <w:tcW w:w="2263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6B9B34C6" w14:textId="77777777" w:rsidR="00A21029" w:rsidRDefault="00242FAB">
            <w:pPr>
              <w:spacing w:line="360" w:lineRule="auto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 w:hint="eastAsia"/>
                <w:color w:val="000000"/>
                <w:sz w:val="21"/>
                <w:szCs w:val="21"/>
              </w:rPr>
              <w:t>T</w:t>
            </w:r>
            <w:r>
              <w:rPr>
                <w:rFonts w:eastAsia="宋体"/>
                <w:color w:val="000000"/>
                <w:sz w:val="21"/>
                <w:szCs w:val="21"/>
              </w:rPr>
              <w:t>A</w:t>
            </w:r>
          </w:p>
        </w:tc>
        <w:tc>
          <w:tcPr>
            <w:tcW w:w="1454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3C4481E5" w14:textId="77777777" w:rsidR="00A21029" w:rsidRDefault="00242FAB">
            <w:pPr>
              <w:jc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0.149</w:t>
            </w:r>
          </w:p>
        </w:tc>
        <w:tc>
          <w:tcPr>
            <w:tcW w:w="1454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2B3812AC" w14:textId="77777777" w:rsidR="00A21029" w:rsidRDefault="00242FAB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0.125</w:t>
            </w:r>
          </w:p>
        </w:tc>
        <w:tc>
          <w:tcPr>
            <w:tcW w:w="1454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21311A37" w14:textId="77777777" w:rsidR="00A21029" w:rsidRDefault="00242FAB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0.127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73C77FA0" w14:textId="77777777" w:rsidR="00A21029" w:rsidRDefault="00242FAB">
            <w:pPr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0.109</w:t>
            </w:r>
          </w:p>
        </w:tc>
      </w:tr>
    </w:tbl>
    <w:p w14:paraId="0CA81B7A" w14:textId="54227C2F" w:rsidR="00A21029" w:rsidRDefault="00242FAB">
      <w:pPr>
        <w:rPr>
          <w:del w:id="1" w:author="文雪 厚" w:date="2024-11-13T20:34:00Z"/>
        </w:rPr>
      </w:pPr>
      <w:r>
        <w:rPr>
          <w:rFonts w:hint="eastAsia"/>
        </w:rPr>
        <w:br w:type="page"/>
      </w:r>
    </w:p>
    <w:p w14:paraId="6CAD2ECD" w14:textId="0D4015BC" w:rsidR="00A21029" w:rsidRPr="00747D28" w:rsidRDefault="00242FAB">
      <w:pPr>
        <w:spacing w:line="360" w:lineRule="auto"/>
        <w:jc w:val="center"/>
        <w:rPr>
          <w:color w:val="000000" w:themeColor="text1"/>
        </w:rPr>
      </w:pPr>
      <w:r w:rsidRPr="00747D28">
        <w:rPr>
          <w:rFonts w:hint="eastAsia"/>
          <w:color w:val="000000" w:themeColor="text1"/>
        </w:rPr>
        <w:lastRenderedPageBreak/>
        <w:t>Tabl</w:t>
      </w:r>
      <w:r w:rsidRPr="00747D28">
        <w:rPr>
          <w:color w:val="000000" w:themeColor="text1"/>
        </w:rPr>
        <w:t>e S</w:t>
      </w:r>
      <w:r w:rsidRPr="00747D28">
        <w:rPr>
          <w:rFonts w:hint="eastAsia"/>
          <w:color w:val="000000" w:themeColor="text1"/>
        </w:rPr>
        <w:t>4</w:t>
      </w:r>
      <w:r w:rsidRPr="00747D28">
        <w:rPr>
          <w:color w:val="000000" w:themeColor="text1"/>
        </w:rPr>
        <w:t xml:space="preserve">. Characteristics of SM and </w:t>
      </w:r>
      <w:proofErr w:type="spellStart"/>
      <w:r w:rsidRPr="00747D28">
        <w:rPr>
          <w:color w:val="000000" w:themeColor="text1"/>
        </w:rPr>
        <w:t>digestates</w:t>
      </w:r>
      <w:proofErr w:type="spellEnd"/>
      <w:r w:rsidRPr="00747D28">
        <w:rPr>
          <w:color w:val="000000" w:themeColor="text1"/>
        </w:rPr>
        <w:t xml:space="preserve"> during the st</w:t>
      </w:r>
      <w:r w:rsidRPr="00747D28">
        <w:rPr>
          <w:rFonts w:hint="eastAsia"/>
          <w:color w:val="000000" w:themeColor="text1"/>
        </w:rPr>
        <w:t>able stage</w:t>
      </w:r>
    </w:p>
    <w:tbl>
      <w:tblPr>
        <w:tblStyle w:val="a8"/>
        <w:tblW w:w="8759" w:type="dxa"/>
        <w:jc w:val="center"/>
        <w:tblLayout w:type="fixed"/>
        <w:tblLook w:val="04A0" w:firstRow="1" w:lastRow="0" w:firstColumn="1" w:lastColumn="0" w:noHBand="0" w:noVBand="1"/>
      </w:tblPr>
      <w:tblGrid>
        <w:gridCol w:w="2159"/>
        <w:gridCol w:w="1320"/>
        <w:gridCol w:w="1320"/>
        <w:gridCol w:w="1320"/>
        <w:gridCol w:w="1320"/>
        <w:gridCol w:w="1320"/>
      </w:tblGrid>
      <w:tr w:rsidR="00A21029" w14:paraId="04AAFC06" w14:textId="77777777">
        <w:trPr>
          <w:jc w:val="center"/>
        </w:trPr>
        <w:tc>
          <w:tcPr>
            <w:tcW w:w="2159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  <w:tl2br w:val="nil"/>
            </w:tcBorders>
            <w:shd w:val="clear" w:color="auto" w:fill="FFFFFF"/>
            <w:vAlign w:val="center"/>
          </w:tcPr>
          <w:p w14:paraId="4AE95859" w14:textId="77777777" w:rsidR="00A21029" w:rsidRDefault="00242FAB">
            <w:pPr>
              <w:spacing w:line="360" w:lineRule="auto"/>
              <w:jc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</w:rPr>
              <w:t>Item</w:t>
            </w:r>
          </w:p>
        </w:tc>
        <w:tc>
          <w:tcPr>
            <w:tcW w:w="1320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74EF1B21" w14:textId="77777777" w:rsidR="00A21029" w:rsidRDefault="00242FAB">
            <w:pPr>
              <w:spacing w:line="360" w:lineRule="auto"/>
              <w:jc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</w:rPr>
              <w:t>Substrate</w:t>
            </w:r>
          </w:p>
        </w:tc>
        <w:tc>
          <w:tcPr>
            <w:tcW w:w="1320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13F0C829" w14:textId="77777777" w:rsidR="00A21029" w:rsidRDefault="00242FAB">
            <w:pPr>
              <w:spacing w:line="360" w:lineRule="auto"/>
              <w:jc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</w:rPr>
              <w:t>Con-AD</w:t>
            </w:r>
          </w:p>
        </w:tc>
        <w:tc>
          <w:tcPr>
            <w:tcW w:w="1320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173B9A73" w14:textId="77777777" w:rsidR="00A21029" w:rsidRDefault="00242FAB">
            <w:pPr>
              <w:spacing w:line="360" w:lineRule="auto"/>
              <w:jc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</w:rPr>
              <w:t>MA-AD</w:t>
            </w:r>
          </w:p>
        </w:tc>
        <w:tc>
          <w:tcPr>
            <w:tcW w:w="1320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64A0E12D" w14:textId="77777777" w:rsidR="00A21029" w:rsidRDefault="00242FAB">
            <w:pPr>
              <w:spacing w:line="360" w:lineRule="auto"/>
              <w:jc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</w:rPr>
              <w:t>MEC-AD</w:t>
            </w:r>
          </w:p>
        </w:tc>
        <w:tc>
          <w:tcPr>
            <w:tcW w:w="1320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0AEB6C6B" w14:textId="77777777" w:rsidR="00A21029" w:rsidRDefault="00242FAB">
            <w:pPr>
              <w:spacing w:line="360" w:lineRule="auto"/>
              <w:jc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</w:rPr>
              <w:t>M</w:t>
            </w:r>
            <w:r>
              <w:rPr>
                <w:rFonts w:eastAsia="宋体" w:hint="eastAsia"/>
                <w:color w:val="000000"/>
                <w:sz w:val="21"/>
                <w:szCs w:val="21"/>
              </w:rPr>
              <w:t>M</w:t>
            </w:r>
            <w:r>
              <w:rPr>
                <w:rFonts w:eastAsia="宋体"/>
                <w:color w:val="000000"/>
                <w:sz w:val="21"/>
                <w:szCs w:val="21"/>
              </w:rPr>
              <w:t>-AD</w:t>
            </w:r>
          </w:p>
        </w:tc>
      </w:tr>
      <w:tr w:rsidR="00A21029" w14:paraId="4A1A1D17" w14:textId="77777777">
        <w:trPr>
          <w:jc w:val="center"/>
        </w:trPr>
        <w:tc>
          <w:tcPr>
            <w:tcW w:w="215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9319AB" w14:textId="77777777" w:rsidR="00A21029" w:rsidRDefault="00242FAB">
            <w:pPr>
              <w:spacing w:line="360" w:lineRule="auto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</w:rPr>
              <w:t>pH</w:t>
            </w:r>
          </w:p>
        </w:tc>
        <w:tc>
          <w:tcPr>
            <w:tcW w:w="132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C4C8465" w14:textId="77777777" w:rsidR="00A21029" w:rsidRDefault="00242FAB">
            <w:pPr>
              <w:spacing w:line="360" w:lineRule="auto"/>
              <w:jc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</w:rPr>
              <w:t>7.37±0.11</w:t>
            </w:r>
          </w:p>
        </w:tc>
        <w:tc>
          <w:tcPr>
            <w:tcW w:w="132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7FF745" w14:textId="77777777" w:rsidR="00A21029" w:rsidRDefault="00242FAB">
            <w:pPr>
              <w:spacing w:line="360" w:lineRule="auto"/>
              <w:jc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</w:rPr>
              <w:t>7.91±0.08</w:t>
            </w:r>
          </w:p>
        </w:tc>
        <w:tc>
          <w:tcPr>
            <w:tcW w:w="132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E3E1771" w14:textId="77777777" w:rsidR="00A21029" w:rsidRDefault="00242FAB">
            <w:pPr>
              <w:spacing w:line="360" w:lineRule="auto"/>
              <w:jc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</w:rPr>
              <w:t>7.96±0.16</w:t>
            </w:r>
          </w:p>
        </w:tc>
        <w:tc>
          <w:tcPr>
            <w:tcW w:w="132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F1609D0" w14:textId="77777777" w:rsidR="00A21029" w:rsidRDefault="00242FAB">
            <w:pPr>
              <w:spacing w:line="360" w:lineRule="auto"/>
              <w:jc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</w:rPr>
              <w:t>7.84±0.11</w:t>
            </w:r>
          </w:p>
        </w:tc>
        <w:tc>
          <w:tcPr>
            <w:tcW w:w="132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836082" w14:textId="77777777" w:rsidR="00A21029" w:rsidRDefault="00242FAB">
            <w:pPr>
              <w:spacing w:line="360" w:lineRule="auto"/>
              <w:jc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</w:rPr>
              <w:t>7.91±0.09</w:t>
            </w:r>
          </w:p>
        </w:tc>
      </w:tr>
      <w:tr w:rsidR="00A21029" w14:paraId="725E9F68" w14:textId="77777777">
        <w:trPr>
          <w:jc w:val="center"/>
        </w:trPr>
        <w:tc>
          <w:tcPr>
            <w:tcW w:w="21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6DAC83B" w14:textId="77777777" w:rsidR="00A21029" w:rsidRDefault="00242FAB">
            <w:pPr>
              <w:spacing w:line="360" w:lineRule="auto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</w:rPr>
              <w:t>ORP (mV)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406735" w14:textId="77777777" w:rsidR="00A21029" w:rsidRDefault="00242FAB">
            <w:pPr>
              <w:spacing w:line="360" w:lineRule="auto"/>
              <w:jc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 w:hint="eastAsia"/>
                <w:color w:val="000000"/>
                <w:sz w:val="21"/>
                <w:szCs w:val="21"/>
              </w:rPr>
              <w:t>-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C44C0C" w14:textId="77777777" w:rsidR="00A21029" w:rsidRDefault="00242FAB">
            <w:pPr>
              <w:spacing w:line="360" w:lineRule="auto"/>
              <w:jc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</w:rPr>
              <w:t>-358±5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A64280" w14:textId="77777777" w:rsidR="00A21029" w:rsidRDefault="00242FAB">
            <w:pPr>
              <w:spacing w:line="360" w:lineRule="auto"/>
              <w:jc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</w:rPr>
              <w:t>-351±4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51EFAF" w14:textId="77777777" w:rsidR="00A21029" w:rsidRDefault="00242FAB">
            <w:pPr>
              <w:spacing w:line="360" w:lineRule="auto"/>
              <w:jc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</w:rPr>
              <w:t>-372±4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64D57A" w14:textId="77777777" w:rsidR="00A21029" w:rsidRDefault="00242FAB">
            <w:pPr>
              <w:spacing w:line="360" w:lineRule="auto"/>
              <w:jc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</w:rPr>
              <w:t>-365±4</w:t>
            </w:r>
          </w:p>
        </w:tc>
      </w:tr>
      <w:tr w:rsidR="00A21029" w14:paraId="64BF2217" w14:textId="77777777">
        <w:trPr>
          <w:jc w:val="center"/>
        </w:trPr>
        <w:tc>
          <w:tcPr>
            <w:tcW w:w="21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163CD0" w14:textId="77777777" w:rsidR="00A21029" w:rsidRDefault="00242FAB">
            <w:pPr>
              <w:spacing w:line="360" w:lineRule="auto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</w:rPr>
              <w:t>TS (g/L)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27BDEB" w14:textId="77777777" w:rsidR="00A21029" w:rsidRDefault="00242FAB">
            <w:pPr>
              <w:spacing w:line="360" w:lineRule="auto"/>
              <w:jc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</w:rPr>
              <w:t>78.23±3.87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ADCFB7" w14:textId="77777777" w:rsidR="00A21029" w:rsidRDefault="00242FAB">
            <w:pPr>
              <w:spacing w:line="360" w:lineRule="auto"/>
              <w:jc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</w:rPr>
              <w:t>50.32±2.04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067653" w14:textId="77777777" w:rsidR="00A21029" w:rsidRDefault="00242FAB">
            <w:pPr>
              <w:spacing w:line="360" w:lineRule="auto"/>
              <w:jc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</w:rPr>
              <w:t>48.01±1.49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F615A2" w14:textId="77777777" w:rsidR="00A21029" w:rsidRDefault="00242FAB">
            <w:pPr>
              <w:spacing w:line="360" w:lineRule="auto"/>
              <w:jc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</w:rPr>
              <w:t>47.17±0.89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A8CCA2" w14:textId="77777777" w:rsidR="00A21029" w:rsidRDefault="00242FAB">
            <w:pPr>
              <w:spacing w:line="360" w:lineRule="auto"/>
              <w:jc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</w:rPr>
              <w:t>45.02±2.76</w:t>
            </w:r>
          </w:p>
        </w:tc>
      </w:tr>
      <w:tr w:rsidR="00A21029" w14:paraId="2DB0B552" w14:textId="77777777">
        <w:trPr>
          <w:jc w:val="center"/>
        </w:trPr>
        <w:tc>
          <w:tcPr>
            <w:tcW w:w="21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8BB1E3" w14:textId="77777777" w:rsidR="00A21029" w:rsidRDefault="00242FAB">
            <w:pPr>
              <w:spacing w:line="360" w:lineRule="auto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</w:rPr>
              <w:t>VS (g/L)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3409A9" w14:textId="77777777" w:rsidR="00A21029" w:rsidRDefault="00242FAB">
            <w:pPr>
              <w:spacing w:line="360" w:lineRule="auto"/>
              <w:jc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</w:rPr>
              <w:t>63.83±3.26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4637B12" w14:textId="77777777" w:rsidR="00A21029" w:rsidRDefault="00242FAB">
            <w:pPr>
              <w:spacing w:line="360" w:lineRule="auto"/>
              <w:jc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</w:rPr>
              <w:t>38.26±1.75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756A49" w14:textId="77777777" w:rsidR="00A21029" w:rsidRDefault="00242FAB">
            <w:pPr>
              <w:spacing w:line="360" w:lineRule="auto"/>
              <w:jc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</w:rPr>
              <w:t>35.81±3.17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7B3907" w14:textId="77777777" w:rsidR="00A21029" w:rsidRDefault="00242FAB">
            <w:pPr>
              <w:spacing w:line="360" w:lineRule="auto"/>
              <w:jc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</w:rPr>
              <w:t>34.07±1.20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8479876" w14:textId="77777777" w:rsidR="00A21029" w:rsidRDefault="00242FAB">
            <w:pPr>
              <w:spacing w:line="360" w:lineRule="auto"/>
              <w:jc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</w:rPr>
              <w:t>32.21±1.79</w:t>
            </w:r>
          </w:p>
        </w:tc>
      </w:tr>
      <w:tr w:rsidR="00A21029" w14:paraId="71BA024F" w14:textId="77777777">
        <w:trPr>
          <w:jc w:val="center"/>
        </w:trPr>
        <w:tc>
          <w:tcPr>
            <w:tcW w:w="21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28C515" w14:textId="77777777" w:rsidR="00A21029" w:rsidRDefault="00242FAB">
            <w:pPr>
              <w:spacing w:line="360" w:lineRule="auto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</w:rPr>
              <w:t>VS/TS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1D9C9C" w14:textId="77777777" w:rsidR="00A21029" w:rsidRDefault="00242FAB">
            <w:pPr>
              <w:spacing w:line="360" w:lineRule="auto"/>
              <w:jc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</w:rPr>
              <w:t>0.82±0.03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D0DC864" w14:textId="77777777" w:rsidR="00A21029" w:rsidRDefault="00242FAB">
            <w:pPr>
              <w:spacing w:line="360" w:lineRule="auto"/>
              <w:jc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</w:rPr>
              <w:t>0.76±0.05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CD7541" w14:textId="77777777" w:rsidR="00A21029" w:rsidRDefault="00242FAB">
            <w:pPr>
              <w:spacing w:line="360" w:lineRule="auto"/>
              <w:jc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</w:rPr>
              <w:t>0.75±0.07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917F8AE" w14:textId="77777777" w:rsidR="00A21029" w:rsidRDefault="00242FAB">
            <w:pPr>
              <w:spacing w:line="360" w:lineRule="auto"/>
              <w:jc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</w:rPr>
              <w:t>0.72±0.03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AC22A7" w14:textId="77777777" w:rsidR="00A21029" w:rsidRDefault="00242FAB">
            <w:pPr>
              <w:spacing w:line="360" w:lineRule="auto"/>
              <w:jc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</w:rPr>
              <w:t>0.72±0.01</w:t>
            </w:r>
          </w:p>
        </w:tc>
      </w:tr>
      <w:tr w:rsidR="00A21029" w14:paraId="51587BBE" w14:textId="77777777">
        <w:trPr>
          <w:jc w:val="center"/>
        </w:trPr>
        <w:tc>
          <w:tcPr>
            <w:tcW w:w="21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F77FE6" w14:textId="77777777" w:rsidR="00A21029" w:rsidRDefault="00242FAB">
            <w:pPr>
              <w:spacing w:line="360" w:lineRule="auto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</w:rPr>
              <w:t>TCOD (g/L)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F23CF3" w14:textId="77777777" w:rsidR="00A21029" w:rsidRDefault="00242FAB">
            <w:pPr>
              <w:spacing w:line="360" w:lineRule="auto"/>
              <w:jc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</w:rPr>
              <w:t>86.34±1.57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18F811" w14:textId="77777777" w:rsidR="00A21029" w:rsidRDefault="00242FAB">
            <w:pPr>
              <w:spacing w:line="360" w:lineRule="auto"/>
              <w:jc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</w:rPr>
              <w:t>45.63±0.60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F16A16" w14:textId="77777777" w:rsidR="00A21029" w:rsidRDefault="00242FAB">
            <w:pPr>
              <w:spacing w:line="360" w:lineRule="auto"/>
              <w:jc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</w:rPr>
              <w:t>40.21±1.47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47F9387" w14:textId="77777777" w:rsidR="00A21029" w:rsidRDefault="00242FAB">
            <w:pPr>
              <w:spacing w:line="360" w:lineRule="auto"/>
              <w:jc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</w:rPr>
              <w:t>38.14±1.58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D4B6B18" w14:textId="77777777" w:rsidR="00A21029" w:rsidRDefault="00242FAB">
            <w:pPr>
              <w:spacing w:line="360" w:lineRule="auto"/>
              <w:jc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</w:rPr>
              <w:t>37.54±1.30</w:t>
            </w:r>
          </w:p>
        </w:tc>
      </w:tr>
      <w:tr w:rsidR="00A21029" w14:paraId="7F7CCB26" w14:textId="77777777">
        <w:trPr>
          <w:jc w:val="center"/>
        </w:trPr>
        <w:tc>
          <w:tcPr>
            <w:tcW w:w="21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9003F6" w14:textId="77777777" w:rsidR="00A21029" w:rsidRDefault="00242FAB">
            <w:pPr>
              <w:spacing w:line="360" w:lineRule="auto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</w:rPr>
              <w:t>SCOD (g/L)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F4C957" w14:textId="77777777" w:rsidR="00A21029" w:rsidRDefault="00242FAB">
            <w:pPr>
              <w:spacing w:line="360" w:lineRule="auto"/>
              <w:jc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</w:rPr>
              <w:t>18.22±0.37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DCC154" w14:textId="77777777" w:rsidR="00A21029" w:rsidRDefault="00242FAB">
            <w:pPr>
              <w:spacing w:line="360" w:lineRule="auto"/>
              <w:jc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</w:rPr>
              <w:t>5.15±0.03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F1B299" w14:textId="77777777" w:rsidR="00A21029" w:rsidRDefault="00242FAB">
            <w:pPr>
              <w:spacing w:line="360" w:lineRule="auto"/>
              <w:jc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</w:rPr>
              <w:t>4.64±0.14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5D4D75" w14:textId="77777777" w:rsidR="00A21029" w:rsidRDefault="00242FAB">
            <w:pPr>
              <w:spacing w:line="360" w:lineRule="auto"/>
              <w:jc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</w:rPr>
              <w:t>3.70±0.50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714BFB" w14:textId="77777777" w:rsidR="00A21029" w:rsidRDefault="00242FAB">
            <w:pPr>
              <w:spacing w:line="360" w:lineRule="auto"/>
              <w:jc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</w:rPr>
              <w:t>3.53±0.39</w:t>
            </w:r>
          </w:p>
        </w:tc>
      </w:tr>
      <w:tr w:rsidR="00A21029" w14:paraId="3DBA2C97" w14:textId="77777777">
        <w:trPr>
          <w:jc w:val="center"/>
        </w:trPr>
        <w:tc>
          <w:tcPr>
            <w:tcW w:w="21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8A7174" w14:textId="77777777" w:rsidR="00A21029" w:rsidRDefault="00242FAB">
            <w:pPr>
              <w:spacing w:line="360" w:lineRule="auto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</w:rPr>
              <w:t>TAN (g/L)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2F6AB2" w14:textId="77777777" w:rsidR="00A21029" w:rsidRDefault="00242FAB">
            <w:pPr>
              <w:spacing w:line="360" w:lineRule="auto"/>
              <w:jc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</w:rPr>
              <w:t>3.08±0.33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11D1CBC" w14:textId="77777777" w:rsidR="00A21029" w:rsidRDefault="00242FAB">
            <w:pPr>
              <w:spacing w:line="360" w:lineRule="auto"/>
              <w:jc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</w:rPr>
              <w:t>3.66±0.32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4E42B9D" w14:textId="77777777" w:rsidR="00A21029" w:rsidRDefault="00242FAB">
            <w:pPr>
              <w:spacing w:line="360" w:lineRule="auto"/>
              <w:jc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</w:rPr>
              <w:t>3.97±0.49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6A25A3" w14:textId="77777777" w:rsidR="00A21029" w:rsidRDefault="00242FAB">
            <w:pPr>
              <w:spacing w:line="360" w:lineRule="auto"/>
              <w:jc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</w:rPr>
              <w:t>4.01±0.31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32C4F1" w14:textId="77777777" w:rsidR="00A21029" w:rsidRDefault="00242FAB">
            <w:pPr>
              <w:spacing w:line="360" w:lineRule="auto"/>
              <w:jc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</w:rPr>
              <w:t>4.19±0.28</w:t>
            </w:r>
          </w:p>
        </w:tc>
      </w:tr>
      <w:tr w:rsidR="005C3B75" w:rsidRPr="005C3B75" w14:paraId="44946761" w14:textId="77777777">
        <w:trPr>
          <w:jc w:val="center"/>
        </w:trPr>
        <w:tc>
          <w:tcPr>
            <w:tcW w:w="21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4D6AEF" w14:textId="77777777" w:rsidR="005C3B75" w:rsidRDefault="005C3B75" w:rsidP="005C3B75">
            <w:pPr>
              <w:spacing w:line="360" w:lineRule="auto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 w:hint="eastAsia"/>
                <w:color w:val="000000"/>
                <w:sz w:val="21"/>
                <w:szCs w:val="21"/>
              </w:rPr>
              <w:t>F</w:t>
            </w:r>
            <w:r>
              <w:rPr>
                <w:rFonts w:eastAsia="宋体"/>
                <w:color w:val="000000"/>
                <w:sz w:val="21"/>
                <w:szCs w:val="21"/>
              </w:rPr>
              <w:t>AN (g/L)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0C10A3" w14:textId="77777777" w:rsidR="005C3B75" w:rsidRPr="005C3B75" w:rsidRDefault="005C3B75" w:rsidP="005C3B75">
            <w:pPr>
              <w:spacing w:line="360" w:lineRule="auto"/>
              <w:jc w:val="center"/>
              <w:rPr>
                <w:rFonts w:eastAsia="宋体"/>
                <w:color w:val="000000"/>
                <w:sz w:val="21"/>
                <w:szCs w:val="21"/>
              </w:rPr>
            </w:pPr>
            <w:r w:rsidRPr="005C3B75">
              <w:rPr>
                <w:rFonts w:eastAsia="宋体"/>
                <w:color w:val="000000"/>
                <w:sz w:val="21"/>
                <w:szCs w:val="21"/>
              </w:rPr>
              <w:t>0.27±0.00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E737CD" w14:textId="77777777" w:rsidR="005C3B75" w:rsidRPr="005C3B75" w:rsidRDefault="005C3B75" w:rsidP="005C3B75">
            <w:pPr>
              <w:spacing w:line="360" w:lineRule="auto"/>
              <w:jc w:val="center"/>
              <w:rPr>
                <w:rFonts w:eastAsia="宋体"/>
                <w:color w:val="000000"/>
                <w:sz w:val="21"/>
                <w:szCs w:val="21"/>
              </w:rPr>
            </w:pPr>
            <w:r w:rsidRPr="005C3B75">
              <w:rPr>
                <w:rFonts w:eastAsia="宋体"/>
                <w:color w:val="000000"/>
                <w:sz w:val="21"/>
                <w:szCs w:val="21"/>
              </w:rPr>
              <w:t>0.92±0.00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546D3E" w14:textId="77777777" w:rsidR="005C3B75" w:rsidRPr="005C3B75" w:rsidRDefault="005C3B75" w:rsidP="005C3B75">
            <w:pPr>
              <w:spacing w:line="360" w:lineRule="auto"/>
              <w:jc w:val="center"/>
              <w:rPr>
                <w:rFonts w:eastAsia="宋体"/>
                <w:color w:val="000000"/>
                <w:sz w:val="21"/>
                <w:szCs w:val="21"/>
              </w:rPr>
            </w:pPr>
            <w:r w:rsidRPr="005C3B75">
              <w:rPr>
                <w:rFonts w:eastAsia="宋体"/>
                <w:color w:val="000000"/>
                <w:sz w:val="21"/>
                <w:szCs w:val="21"/>
              </w:rPr>
              <w:t>1.09±0.00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2EFBF17" w14:textId="77777777" w:rsidR="005C3B75" w:rsidRPr="005C3B75" w:rsidRDefault="005C3B75" w:rsidP="005C3B75">
            <w:pPr>
              <w:spacing w:line="360" w:lineRule="auto"/>
              <w:jc w:val="center"/>
              <w:rPr>
                <w:rFonts w:eastAsia="宋体"/>
                <w:color w:val="000000"/>
                <w:sz w:val="21"/>
                <w:szCs w:val="21"/>
              </w:rPr>
            </w:pPr>
            <w:r w:rsidRPr="005C3B75">
              <w:rPr>
                <w:rFonts w:eastAsia="宋体"/>
                <w:color w:val="000000"/>
                <w:sz w:val="21"/>
                <w:szCs w:val="21"/>
              </w:rPr>
              <w:t>0.90±0.00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82877B" w14:textId="77777777" w:rsidR="005C3B75" w:rsidRPr="005C3B75" w:rsidRDefault="005C3B75" w:rsidP="005C3B75">
            <w:pPr>
              <w:spacing w:line="360" w:lineRule="auto"/>
              <w:jc w:val="center"/>
              <w:rPr>
                <w:rFonts w:eastAsia="宋体"/>
                <w:color w:val="000000"/>
                <w:sz w:val="21"/>
                <w:szCs w:val="21"/>
              </w:rPr>
            </w:pPr>
            <w:r w:rsidRPr="005C3B75">
              <w:rPr>
                <w:rFonts w:eastAsia="宋体"/>
                <w:color w:val="000000"/>
                <w:sz w:val="21"/>
                <w:szCs w:val="21"/>
              </w:rPr>
              <w:t>1.06±0.00</w:t>
            </w:r>
          </w:p>
        </w:tc>
      </w:tr>
      <w:tr w:rsidR="00A21029" w14:paraId="2C1E41E5" w14:textId="77777777">
        <w:trPr>
          <w:jc w:val="center"/>
        </w:trPr>
        <w:tc>
          <w:tcPr>
            <w:tcW w:w="21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4ECB15" w14:textId="77777777" w:rsidR="00A21029" w:rsidRDefault="00242FAB">
            <w:pPr>
              <w:spacing w:line="360" w:lineRule="auto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 w:hint="eastAsia"/>
                <w:color w:val="000000"/>
                <w:sz w:val="21"/>
                <w:szCs w:val="21"/>
              </w:rPr>
              <w:t>T</w:t>
            </w:r>
            <w:r>
              <w:rPr>
                <w:rFonts w:eastAsia="宋体"/>
                <w:color w:val="000000"/>
                <w:sz w:val="21"/>
                <w:szCs w:val="21"/>
              </w:rPr>
              <w:t>VFA</w:t>
            </w:r>
            <w:r>
              <w:rPr>
                <w:rFonts w:eastAsia="宋体" w:hint="eastAsia"/>
                <w:color w:val="000000"/>
                <w:sz w:val="21"/>
                <w:szCs w:val="21"/>
              </w:rPr>
              <w:t>s</w:t>
            </w:r>
            <w:r>
              <w:rPr>
                <w:rFonts w:eastAsia="宋体"/>
                <w:color w:val="000000"/>
                <w:sz w:val="21"/>
                <w:szCs w:val="21"/>
              </w:rPr>
              <w:t xml:space="preserve"> (g/L)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D1AC1C" w14:textId="77777777" w:rsidR="00A21029" w:rsidRDefault="00242FAB">
            <w:pPr>
              <w:spacing w:line="360" w:lineRule="auto"/>
              <w:jc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</w:rPr>
              <w:t>8.91±0.81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C492F4" w14:textId="77777777" w:rsidR="00A21029" w:rsidRDefault="00242FAB">
            <w:pPr>
              <w:spacing w:line="360" w:lineRule="auto"/>
              <w:jc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</w:rPr>
              <w:t>0.12±0.05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4659E1" w14:textId="77777777" w:rsidR="00A21029" w:rsidRDefault="00242FAB">
            <w:pPr>
              <w:spacing w:line="360" w:lineRule="auto"/>
              <w:jc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</w:rPr>
              <w:t>0.32±0.09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F2F245" w14:textId="77777777" w:rsidR="00A21029" w:rsidRDefault="00242FAB">
            <w:pPr>
              <w:spacing w:line="360" w:lineRule="auto"/>
              <w:jc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</w:rPr>
              <w:t>0.07±0.03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44F956" w14:textId="77777777" w:rsidR="00A21029" w:rsidRDefault="00242FAB">
            <w:pPr>
              <w:spacing w:line="360" w:lineRule="auto"/>
              <w:jc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</w:rPr>
              <w:t>0.17±0.01</w:t>
            </w:r>
          </w:p>
        </w:tc>
      </w:tr>
      <w:tr w:rsidR="00A21029" w14:paraId="08C01B7E" w14:textId="77777777">
        <w:trPr>
          <w:jc w:val="center"/>
        </w:trPr>
        <w:tc>
          <w:tcPr>
            <w:tcW w:w="21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D2A62A" w14:textId="77777777" w:rsidR="00A21029" w:rsidRDefault="00242FAB">
            <w:pPr>
              <w:spacing w:line="360" w:lineRule="auto"/>
              <w:rPr>
                <w:rFonts w:eastAsia="宋体"/>
                <w:color w:val="000000"/>
                <w:sz w:val="21"/>
                <w:szCs w:val="21"/>
              </w:rPr>
            </w:pPr>
            <w:proofErr w:type="spellStart"/>
            <w:r>
              <w:rPr>
                <w:rFonts w:eastAsia="宋体"/>
                <w:color w:val="000000"/>
                <w:sz w:val="21"/>
                <w:szCs w:val="21"/>
              </w:rPr>
              <w:t>Hac</w:t>
            </w:r>
            <w:proofErr w:type="spellEnd"/>
            <w:r>
              <w:rPr>
                <w:rFonts w:eastAsia="宋体"/>
                <w:color w:val="000000"/>
                <w:sz w:val="21"/>
                <w:szCs w:val="21"/>
              </w:rPr>
              <w:t>(g/L)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3D6708" w14:textId="77777777" w:rsidR="00A21029" w:rsidRDefault="00242FAB">
            <w:pPr>
              <w:spacing w:line="360" w:lineRule="auto"/>
              <w:jc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</w:rPr>
              <w:t>4.51±0.36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1A68C94" w14:textId="77777777" w:rsidR="00A21029" w:rsidRDefault="00242FAB">
            <w:pPr>
              <w:spacing w:line="360" w:lineRule="auto"/>
              <w:jc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</w:rPr>
              <w:t>0.05±0.02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6BC82F" w14:textId="77777777" w:rsidR="00A21029" w:rsidRDefault="00242FAB">
            <w:pPr>
              <w:spacing w:line="360" w:lineRule="auto"/>
              <w:jc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</w:rPr>
              <w:t>0.28±0.02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AEB724F" w14:textId="77777777" w:rsidR="00A21029" w:rsidRDefault="00242FAB">
            <w:pPr>
              <w:spacing w:line="360" w:lineRule="auto"/>
              <w:jc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</w:rPr>
              <w:t>0.04±0.02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8D4C97" w14:textId="77777777" w:rsidR="00A21029" w:rsidRDefault="00242FAB">
            <w:pPr>
              <w:spacing w:line="360" w:lineRule="auto"/>
              <w:jc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</w:rPr>
              <w:t>0.13±0.01</w:t>
            </w:r>
          </w:p>
        </w:tc>
      </w:tr>
      <w:tr w:rsidR="00A21029" w14:paraId="65E49CFA" w14:textId="77777777">
        <w:trPr>
          <w:jc w:val="center"/>
        </w:trPr>
        <w:tc>
          <w:tcPr>
            <w:tcW w:w="21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EB740F" w14:textId="77777777" w:rsidR="00A21029" w:rsidRDefault="00242FAB">
            <w:pPr>
              <w:spacing w:line="360" w:lineRule="auto"/>
              <w:rPr>
                <w:rFonts w:eastAsia="宋体"/>
                <w:color w:val="000000"/>
                <w:sz w:val="21"/>
                <w:szCs w:val="21"/>
              </w:rPr>
            </w:pPr>
            <w:proofErr w:type="spellStart"/>
            <w:r>
              <w:rPr>
                <w:rFonts w:eastAsia="宋体"/>
                <w:color w:val="000000"/>
                <w:sz w:val="21"/>
                <w:szCs w:val="21"/>
              </w:rPr>
              <w:t>HPc</w:t>
            </w:r>
            <w:proofErr w:type="spellEnd"/>
            <w:r>
              <w:rPr>
                <w:rFonts w:eastAsia="宋体"/>
                <w:color w:val="000000"/>
                <w:sz w:val="21"/>
                <w:szCs w:val="21"/>
              </w:rPr>
              <w:t xml:space="preserve"> (g/L)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FD041A1" w14:textId="77777777" w:rsidR="00A21029" w:rsidRDefault="00242FAB">
            <w:pPr>
              <w:spacing w:line="360" w:lineRule="auto"/>
              <w:jc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</w:rPr>
              <w:t>1.27±0.11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372CA0D" w14:textId="77777777" w:rsidR="00A21029" w:rsidRDefault="00242FAB">
            <w:pPr>
              <w:spacing w:line="360" w:lineRule="auto"/>
              <w:jc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</w:rPr>
              <w:t>0.02±0.01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5BE4BA3" w14:textId="77777777" w:rsidR="00A21029" w:rsidRDefault="00242FAB">
            <w:pPr>
              <w:spacing w:line="360" w:lineRule="auto"/>
              <w:jc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</w:rPr>
              <w:t>0.02±0.01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06869E2" w14:textId="77777777" w:rsidR="00A21029" w:rsidRDefault="00242FAB">
            <w:pPr>
              <w:spacing w:line="360" w:lineRule="auto"/>
              <w:jc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</w:rPr>
              <w:t>0.01±0.01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B2C963" w14:textId="77777777" w:rsidR="00A21029" w:rsidRDefault="00242FAB">
            <w:pPr>
              <w:spacing w:line="360" w:lineRule="auto"/>
              <w:jc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</w:rPr>
              <w:t>0.02±0.02</w:t>
            </w:r>
          </w:p>
        </w:tc>
      </w:tr>
      <w:tr w:rsidR="00A21029" w14:paraId="3623C372" w14:textId="77777777">
        <w:trPr>
          <w:jc w:val="center"/>
        </w:trPr>
        <w:tc>
          <w:tcPr>
            <w:tcW w:w="21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E66FDA3" w14:textId="77777777" w:rsidR="00A21029" w:rsidRDefault="00242FAB">
            <w:pPr>
              <w:spacing w:line="360" w:lineRule="auto"/>
              <w:rPr>
                <w:rFonts w:eastAsia="宋体"/>
                <w:color w:val="000000"/>
                <w:sz w:val="21"/>
                <w:szCs w:val="21"/>
              </w:rPr>
            </w:pPr>
            <w:proofErr w:type="spellStart"/>
            <w:r>
              <w:rPr>
                <w:rFonts w:eastAsia="宋体"/>
                <w:color w:val="000000"/>
                <w:sz w:val="21"/>
                <w:szCs w:val="21"/>
              </w:rPr>
              <w:t>HBu</w:t>
            </w:r>
            <w:proofErr w:type="spellEnd"/>
            <w:r>
              <w:rPr>
                <w:rFonts w:eastAsia="宋体"/>
                <w:color w:val="000000"/>
                <w:sz w:val="21"/>
                <w:szCs w:val="21"/>
              </w:rPr>
              <w:t>(g/L)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1D1ADA" w14:textId="77777777" w:rsidR="00A21029" w:rsidRDefault="00242FAB">
            <w:pPr>
              <w:spacing w:line="360" w:lineRule="auto"/>
              <w:jc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</w:rPr>
              <w:t>2.47±0.38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9BDF5C" w14:textId="77777777" w:rsidR="00A21029" w:rsidRDefault="00242FAB">
            <w:pPr>
              <w:spacing w:line="360" w:lineRule="auto"/>
              <w:jc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</w:rPr>
              <w:t>0.04±0.03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D48ECF" w14:textId="77777777" w:rsidR="00A21029" w:rsidRDefault="00242FAB">
            <w:pPr>
              <w:spacing w:line="360" w:lineRule="auto"/>
              <w:jc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</w:rPr>
              <w:t>0.02±0.01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77727D" w14:textId="77777777" w:rsidR="00A21029" w:rsidRDefault="00242FAB">
            <w:pPr>
              <w:spacing w:line="360" w:lineRule="auto"/>
              <w:jc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</w:rPr>
              <w:t>0.01±0.01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B7016B4" w14:textId="77777777" w:rsidR="00A21029" w:rsidRDefault="00242FAB">
            <w:pPr>
              <w:spacing w:line="360" w:lineRule="auto"/>
              <w:jc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</w:rPr>
              <w:t>0.01±0.01</w:t>
            </w:r>
          </w:p>
        </w:tc>
      </w:tr>
      <w:tr w:rsidR="00A21029" w14:paraId="75AD4277" w14:textId="77777777">
        <w:trPr>
          <w:jc w:val="center"/>
        </w:trPr>
        <w:tc>
          <w:tcPr>
            <w:tcW w:w="21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50DADE8" w14:textId="77777777" w:rsidR="00A21029" w:rsidRDefault="00242FAB">
            <w:pPr>
              <w:spacing w:line="360" w:lineRule="auto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</w:rPr>
              <w:t>TA (g</w:t>
            </w:r>
            <w:r>
              <w:rPr>
                <w:rFonts w:eastAsia="宋体" w:hint="eastAsia"/>
                <w:color w:val="000000"/>
                <w:sz w:val="21"/>
                <w:szCs w:val="21"/>
              </w:rPr>
              <w:t xml:space="preserve"> </w:t>
            </w:r>
            <w:r>
              <w:rPr>
                <w:color w:val="000000"/>
                <w:sz w:val="21"/>
                <w:szCs w:val="21"/>
                <w:lang w:bidi="ar"/>
              </w:rPr>
              <w:t>CaCO</w:t>
            </w:r>
            <w:r>
              <w:rPr>
                <w:color w:val="000000"/>
                <w:sz w:val="21"/>
                <w:szCs w:val="21"/>
                <w:vertAlign w:val="subscript"/>
                <w:lang w:bidi="ar"/>
              </w:rPr>
              <w:t>3</w:t>
            </w:r>
            <w:r>
              <w:rPr>
                <w:rFonts w:eastAsia="宋体"/>
                <w:color w:val="000000"/>
                <w:sz w:val="21"/>
                <w:szCs w:val="21"/>
              </w:rPr>
              <w:t>/L)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8D54751" w14:textId="77777777" w:rsidR="00A21029" w:rsidRDefault="00242FAB">
            <w:pPr>
              <w:spacing w:line="360" w:lineRule="auto"/>
              <w:jc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</w:rPr>
              <w:t>12.12±1.11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91DC472" w14:textId="77777777" w:rsidR="00A21029" w:rsidRDefault="00242FAB">
            <w:pPr>
              <w:spacing w:line="360" w:lineRule="auto"/>
              <w:jc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</w:rPr>
              <w:t>12.68±1.89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60610F8" w14:textId="77777777" w:rsidR="00A21029" w:rsidRDefault="00242FAB">
            <w:pPr>
              <w:spacing w:line="360" w:lineRule="auto"/>
              <w:jc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</w:rPr>
              <w:t>12.23±1.53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C5E5D7" w14:textId="77777777" w:rsidR="00A21029" w:rsidRDefault="00242FAB">
            <w:pPr>
              <w:spacing w:line="360" w:lineRule="auto"/>
              <w:jc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</w:rPr>
              <w:t>12.24±1.56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0F4A96" w14:textId="77777777" w:rsidR="00A21029" w:rsidRDefault="00242FAB">
            <w:pPr>
              <w:spacing w:line="360" w:lineRule="auto"/>
              <w:jc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</w:rPr>
              <w:t>12.62±1.38</w:t>
            </w:r>
          </w:p>
        </w:tc>
      </w:tr>
      <w:tr w:rsidR="00A21029" w14:paraId="3C5561ED" w14:textId="77777777">
        <w:trPr>
          <w:jc w:val="center"/>
        </w:trPr>
        <w:tc>
          <w:tcPr>
            <w:tcW w:w="21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DBD79A" w14:textId="77777777" w:rsidR="00A21029" w:rsidRDefault="00242FAB">
            <w:pPr>
              <w:spacing w:line="360" w:lineRule="auto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 w:hint="eastAsia"/>
                <w:color w:val="000000"/>
                <w:sz w:val="21"/>
                <w:szCs w:val="21"/>
              </w:rPr>
              <w:t>TVFAs/TA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EAF8E7" w14:textId="77777777" w:rsidR="00A21029" w:rsidRDefault="00242FAB">
            <w:pPr>
              <w:spacing w:line="360" w:lineRule="auto"/>
              <w:jc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 w:hint="eastAsia"/>
                <w:color w:val="000000"/>
                <w:sz w:val="21"/>
                <w:szCs w:val="21"/>
              </w:rPr>
              <w:t>0.743</w:t>
            </w:r>
            <w:r>
              <w:rPr>
                <w:rFonts w:eastAsia="宋体"/>
                <w:color w:val="000000"/>
                <w:sz w:val="21"/>
                <w:szCs w:val="21"/>
              </w:rPr>
              <w:t>±</w:t>
            </w:r>
            <w:r>
              <w:rPr>
                <w:rFonts w:eastAsia="宋体" w:hint="eastAsia"/>
                <w:color w:val="000000"/>
                <w:sz w:val="21"/>
                <w:szCs w:val="21"/>
              </w:rPr>
              <w:t>0.108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F5B741C" w14:textId="77777777" w:rsidR="00A21029" w:rsidRDefault="00242FAB">
            <w:pPr>
              <w:spacing w:line="360" w:lineRule="auto"/>
              <w:jc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 w:hint="eastAsia"/>
                <w:color w:val="000000"/>
                <w:sz w:val="21"/>
                <w:szCs w:val="21"/>
              </w:rPr>
              <w:t>0.011</w:t>
            </w:r>
            <w:r>
              <w:rPr>
                <w:rFonts w:eastAsia="宋体"/>
                <w:color w:val="000000"/>
                <w:sz w:val="21"/>
                <w:szCs w:val="21"/>
              </w:rPr>
              <w:t>±</w:t>
            </w:r>
            <w:r>
              <w:rPr>
                <w:rFonts w:eastAsia="宋体" w:hint="eastAsia"/>
                <w:color w:val="000000"/>
                <w:sz w:val="21"/>
                <w:szCs w:val="21"/>
              </w:rPr>
              <w:t>0.006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28226E0" w14:textId="77777777" w:rsidR="00A21029" w:rsidRDefault="00242FAB">
            <w:pPr>
              <w:spacing w:line="360" w:lineRule="auto"/>
              <w:jc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 w:hint="eastAsia"/>
                <w:color w:val="000000"/>
                <w:sz w:val="21"/>
                <w:szCs w:val="21"/>
              </w:rPr>
              <w:t>0.028</w:t>
            </w:r>
            <w:r>
              <w:rPr>
                <w:rFonts w:eastAsia="宋体"/>
                <w:color w:val="000000"/>
                <w:sz w:val="21"/>
                <w:szCs w:val="21"/>
              </w:rPr>
              <w:t>±</w:t>
            </w:r>
            <w:r>
              <w:rPr>
                <w:rFonts w:eastAsia="宋体" w:hint="eastAsia"/>
                <w:color w:val="000000"/>
                <w:sz w:val="21"/>
                <w:szCs w:val="21"/>
              </w:rPr>
              <w:t>0.010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1A048A" w14:textId="77777777" w:rsidR="00A21029" w:rsidRDefault="00242FAB">
            <w:pPr>
              <w:spacing w:line="360" w:lineRule="auto"/>
              <w:jc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 w:hint="eastAsia"/>
                <w:color w:val="000000"/>
                <w:sz w:val="21"/>
                <w:szCs w:val="21"/>
              </w:rPr>
              <w:t>0.006</w:t>
            </w:r>
            <w:r>
              <w:rPr>
                <w:rFonts w:eastAsia="宋体"/>
                <w:color w:val="000000"/>
                <w:sz w:val="21"/>
                <w:szCs w:val="21"/>
              </w:rPr>
              <w:t>±</w:t>
            </w:r>
            <w:r>
              <w:rPr>
                <w:rFonts w:eastAsia="宋体" w:hint="eastAsia"/>
                <w:color w:val="000000"/>
                <w:sz w:val="21"/>
                <w:szCs w:val="21"/>
              </w:rPr>
              <w:t>0.003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2CFF92" w14:textId="77777777" w:rsidR="00A21029" w:rsidRDefault="00242FAB">
            <w:pPr>
              <w:spacing w:line="360" w:lineRule="auto"/>
              <w:jc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 w:hint="eastAsia"/>
                <w:color w:val="000000"/>
                <w:sz w:val="21"/>
                <w:szCs w:val="21"/>
              </w:rPr>
              <w:t>0.013</w:t>
            </w:r>
            <w:r>
              <w:rPr>
                <w:rFonts w:eastAsia="宋体"/>
                <w:color w:val="000000"/>
                <w:sz w:val="21"/>
                <w:szCs w:val="21"/>
              </w:rPr>
              <w:t>±</w:t>
            </w:r>
            <w:r>
              <w:rPr>
                <w:rFonts w:eastAsia="宋体" w:hint="eastAsia"/>
                <w:color w:val="000000"/>
                <w:sz w:val="21"/>
                <w:szCs w:val="21"/>
              </w:rPr>
              <w:t>0.002</w:t>
            </w:r>
          </w:p>
        </w:tc>
      </w:tr>
      <w:tr w:rsidR="00A21029" w14:paraId="7A506A1D" w14:textId="77777777">
        <w:trPr>
          <w:jc w:val="center"/>
        </w:trPr>
        <w:tc>
          <w:tcPr>
            <w:tcW w:w="2159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329A8B6D" w14:textId="77777777" w:rsidR="00A21029" w:rsidRDefault="00242FAB">
            <w:pPr>
              <w:spacing w:line="360" w:lineRule="auto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</w:rPr>
              <w:t>Total sulfur</w:t>
            </w:r>
            <w:r>
              <w:rPr>
                <w:rFonts w:eastAsia="宋体" w:hint="eastAsia"/>
                <w:color w:val="000000"/>
                <w:sz w:val="21"/>
                <w:szCs w:val="21"/>
              </w:rPr>
              <w:t xml:space="preserve"> </w:t>
            </w:r>
            <w:r>
              <w:rPr>
                <w:rFonts w:eastAsia="宋体"/>
                <w:color w:val="000000"/>
                <w:sz w:val="21"/>
                <w:szCs w:val="21"/>
              </w:rPr>
              <w:t>(mg/g TS)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6DE3B5A1" w14:textId="77777777" w:rsidR="00A21029" w:rsidRDefault="00242FAB">
            <w:pPr>
              <w:spacing w:line="360" w:lineRule="auto"/>
              <w:jc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</w:rPr>
              <w:t>7.05±0.53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53BBC3F1" w14:textId="77777777" w:rsidR="00A21029" w:rsidRDefault="00242FAB">
            <w:pPr>
              <w:spacing w:line="360" w:lineRule="auto"/>
              <w:jc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</w:rPr>
              <w:t>9.68±0.45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6558E877" w14:textId="77777777" w:rsidR="00A21029" w:rsidRDefault="00242FAB">
            <w:pPr>
              <w:spacing w:line="360" w:lineRule="auto"/>
              <w:jc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</w:rPr>
              <w:t>10.45±0.56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1EDAF6FF" w14:textId="77777777" w:rsidR="00A21029" w:rsidRDefault="00242FAB">
            <w:pPr>
              <w:spacing w:line="360" w:lineRule="auto"/>
              <w:jc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</w:rPr>
              <w:t>8.25±0.19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51425F57" w14:textId="77777777" w:rsidR="00A21029" w:rsidRDefault="00242FAB">
            <w:pPr>
              <w:spacing w:line="360" w:lineRule="auto"/>
              <w:jc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</w:rPr>
              <w:t>10.63±0.91</w:t>
            </w:r>
          </w:p>
        </w:tc>
      </w:tr>
    </w:tbl>
    <w:p w14:paraId="7A03CEBF" w14:textId="77777777" w:rsidR="00A21029" w:rsidRDefault="00242FAB">
      <w:pPr>
        <w:rPr>
          <w:color w:val="1F1F1F"/>
        </w:rPr>
      </w:pPr>
      <w:r>
        <w:rPr>
          <w:color w:val="1F1F1F"/>
        </w:rPr>
        <w:br w:type="page"/>
      </w:r>
    </w:p>
    <w:p w14:paraId="7F1F6B18" w14:textId="6E426B33" w:rsidR="00A21029" w:rsidRPr="00C90C06" w:rsidRDefault="00242FAB">
      <w:pPr>
        <w:spacing w:line="480" w:lineRule="auto"/>
        <w:jc w:val="center"/>
      </w:pPr>
      <w:r w:rsidRPr="00C90C06">
        <w:lastRenderedPageBreak/>
        <w:t>Table S</w:t>
      </w:r>
      <w:r w:rsidR="002F31F7" w:rsidRPr="00C90C06">
        <w:rPr>
          <w:rFonts w:hint="eastAsia"/>
        </w:rPr>
        <w:t>5</w:t>
      </w:r>
      <w:r w:rsidRPr="00C90C06">
        <w:t>. The relative abundances of sulfate conversion</w:t>
      </w:r>
    </w:p>
    <w:tbl>
      <w:tblPr>
        <w:tblpPr w:leftFromText="180" w:rightFromText="180" w:vertAnchor="text" w:horzAnchor="page" w:tblpXSpec="center" w:tblpY="96"/>
        <w:tblOverlap w:val="never"/>
        <w:tblW w:w="8835" w:type="dxa"/>
        <w:jc w:val="center"/>
        <w:tblLayout w:type="fixed"/>
        <w:tblLook w:val="04A0" w:firstRow="1" w:lastRow="0" w:firstColumn="1" w:lastColumn="0" w:noHBand="0" w:noVBand="1"/>
      </w:tblPr>
      <w:tblGrid>
        <w:gridCol w:w="4537"/>
        <w:gridCol w:w="1073"/>
        <w:gridCol w:w="1075"/>
        <w:gridCol w:w="1075"/>
        <w:gridCol w:w="1075"/>
      </w:tblGrid>
      <w:tr w:rsidR="00A21029" w14:paraId="13DD88D9" w14:textId="77777777" w:rsidTr="001F47FC">
        <w:trPr>
          <w:trHeight w:val="336"/>
          <w:jc w:val="center"/>
        </w:trPr>
        <w:tc>
          <w:tcPr>
            <w:tcW w:w="4537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  <w:tl2br w:val="nil"/>
            </w:tcBorders>
            <w:shd w:val="clear" w:color="auto" w:fill="FFFFFF"/>
            <w:noWrap/>
            <w:vAlign w:val="center"/>
          </w:tcPr>
          <w:p w14:paraId="735C85B4" w14:textId="77777777" w:rsidR="00A21029" w:rsidRDefault="00242FAB">
            <w:pPr>
              <w:spacing w:line="360" w:lineRule="auto"/>
              <w:textAlignment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</w:rPr>
              <w:t>Module</w:t>
            </w:r>
          </w:p>
        </w:tc>
        <w:tc>
          <w:tcPr>
            <w:tcW w:w="1073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noWrap/>
            <w:vAlign w:val="center"/>
          </w:tcPr>
          <w:p w14:paraId="3F8252AF" w14:textId="77777777" w:rsidR="00A21029" w:rsidRDefault="00242FAB">
            <w:pPr>
              <w:spacing w:line="360" w:lineRule="auto"/>
              <w:jc w:val="center"/>
              <w:textAlignment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</w:rPr>
              <w:t>Con-AD</w:t>
            </w:r>
          </w:p>
        </w:tc>
        <w:tc>
          <w:tcPr>
            <w:tcW w:w="1075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noWrap/>
            <w:vAlign w:val="center"/>
          </w:tcPr>
          <w:p w14:paraId="05AAED01" w14:textId="77777777" w:rsidR="00A21029" w:rsidRDefault="00242FAB">
            <w:pPr>
              <w:spacing w:line="360" w:lineRule="auto"/>
              <w:jc w:val="center"/>
              <w:textAlignment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</w:rPr>
              <w:t>MEC-AD</w:t>
            </w:r>
          </w:p>
        </w:tc>
        <w:tc>
          <w:tcPr>
            <w:tcW w:w="1075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noWrap/>
            <w:vAlign w:val="center"/>
          </w:tcPr>
          <w:p w14:paraId="0952E249" w14:textId="77777777" w:rsidR="00A21029" w:rsidRDefault="00242FAB">
            <w:pPr>
              <w:spacing w:line="360" w:lineRule="auto"/>
              <w:jc w:val="center"/>
              <w:textAlignment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</w:rPr>
              <w:t>MA-AD</w:t>
            </w:r>
          </w:p>
        </w:tc>
        <w:tc>
          <w:tcPr>
            <w:tcW w:w="1075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noWrap/>
            <w:vAlign w:val="center"/>
          </w:tcPr>
          <w:p w14:paraId="4BBFB05C" w14:textId="77777777" w:rsidR="00A21029" w:rsidRDefault="00242FAB">
            <w:pPr>
              <w:spacing w:line="360" w:lineRule="auto"/>
              <w:jc w:val="center"/>
              <w:textAlignment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</w:rPr>
              <w:t>MM-AD</w:t>
            </w:r>
          </w:p>
        </w:tc>
      </w:tr>
      <w:tr w:rsidR="00A21029" w14:paraId="35A78452" w14:textId="77777777" w:rsidTr="001F47FC">
        <w:trPr>
          <w:trHeight w:val="336"/>
          <w:jc w:val="center"/>
        </w:trPr>
        <w:tc>
          <w:tcPr>
            <w:tcW w:w="453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4D7B4FD" w14:textId="77777777" w:rsidR="00A21029" w:rsidRDefault="00242FAB">
            <w:pPr>
              <w:spacing w:line="360" w:lineRule="auto"/>
              <w:textAlignment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  <w:lang w:bidi="ar"/>
              </w:rPr>
              <w:t>Assimilatory sulfate reduction, sulfate =&gt; H</w:t>
            </w:r>
            <w:r>
              <w:rPr>
                <w:rFonts w:eastAsia="宋体"/>
                <w:color w:val="000000"/>
                <w:sz w:val="21"/>
                <w:szCs w:val="21"/>
                <w:vertAlign w:val="subscript"/>
                <w:lang w:bidi="ar"/>
              </w:rPr>
              <w:t>2</w:t>
            </w:r>
            <w:r>
              <w:rPr>
                <w:rFonts w:eastAsia="宋体"/>
                <w:color w:val="000000"/>
                <w:sz w:val="21"/>
                <w:szCs w:val="21"/>
                <w:lang w:bidi="ar"/>
              </w:rPr>
              <w:t>S</w:t>
            </w:r>
            <w:r w:rsidR="001F47FC">
              <w:rPr>
                <w:rFonts w:eastAsia="宋体"/>
                <w:color w:val="000000"/>
                <w:sz w:val="21"/>
                <w:szCs w:val="21"/>
                <w:lang w:bidi="ar"/>
              </w:rPr>
              <w:t xml:space="preserve"> (%)</w:t>
            </w:r>
          </w:p>
        </w:tc>
        <w:tc>
          <w:tcPr>
            <w:tcW w:w="1073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24724AD" w14:textId="77777777" w:rsidR="00A21029" w:rsidRDefault="00242FAB">
            <w:pPr>
              <w:spacing w:line="360" w:lineRule="auto"/>
              <w:jc w:val="center"/>
              <w:textAlignment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  <w:lang w:bidi="ar"/>
              </w:rPr>
              <w:t>0.181</w:t>
            </w:r>
          </w:p>
        </w:tc>
        <w:tc>
          <w:tcPr>
            <w:tcW w:w="107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E56E7BA" w14:textId="77777777" w:rsidR="00A21029" w:rsidRDefault="00242FAB">
            <w:pPr>
              <w:spacing w:line="360" w:lineRule="auto"/>
              <w:jc w:val="center"/>
              <w:textAlignment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  <w:lang w:bidi="ar"/>
              </w:rPr>
              <w:t>0.183</w:t>
            </w:r>
          </w:p>
        </w:tc>
        <w:tc>
          <w:tcPr>
            <w:tcW w:w="107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7048D1C" w14:textId="77777777" w:rsidR="00A21029" w:rsidRDefault="00242FAB">
            <w:pPr>
              <w:spacing w:line="360" w:lineRule="auto"/>
              <w:jc w:val="center"/>
              <w:textAlignment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  <w:lang w:bidi="ar"/>
              </w:rPr>
              <w:t>0.152</w:t>
            </w:r>
          </w:p>
        </w:tc>
        <w:tc>
          <w:tcPr>
            <w:tcW w:w="107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4A62A09" w14:textId="77777777" w:rsidR="00A21029" w:rsidRDefault="00242FAB">
            <w:pPr>
              <w:spacing w:line="360" w:lineRule="auto"/>
              <w:jc w:val="center"/>
              <w:textAlignment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  <w:lang w:bidi="ar"/>
              </w:rPr>
              <w:t>0.093</w:t>
            </w:r>
          </w:p>
        </w:tc>
      </w:tr>
      <w:tr w:rsidR="00242FAB" w:rsidRPr="00242FAB" w14:paraId="279B013A" w14:textId="77777777" w:rsidTr="001F47FC">
        <w:trPr>
          <w:trHeight w:val="336"/>
          <w:jc w:val="center"/>
        </w:trPr>
        <w:tc>
          <w:tcPr>
            <w:tcW w:w="45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68C0A96" w14:textId="77777777" w:rsidR="00A21029" w:rsidRDefault="00242FAB" w:rsidP="001F47FC">
            <w:pPr>
              <w:spacing w:line="360" w:lineRule="auto"/>
              <w:textAlignment w:val="center"/>
              <w:rPr>
                <w:rFonts w:eastAsia="宋体"/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  <w:lang w:bidi="ar"/>
              </w:rPr>
              <w:t>Dissimilatory sulfate reduction, sulfate =&gt; H</w:t>
            </w:r>
            <w:r>
              <w:rPr>
                <w:rFonts w:eastAsia="宋体"/>
                <w:color w:val="000000"/>
                <w:sz w:val="21"/>
                <w:szCs w:val="21"/>
                <w:vertAlign w:val="subscript"/>
                <w:lang w:bidi="ar"/>
              </w:rPr>
              <w:t>2</w:t>
            </w:r>
            <w:r>
              <w:rPr>
                <w:rFonts w:eastAsia="宋体"/>
                <w:color w:val="000000"/>
                <w:sz w:val="21"/>
                <w:szCs w:val="21"/>
                <w:lang w:bidi="ar"/>
              </w:rPr>
              <w:t>S</w:t>
            </w:r>
            <w:r w:rsidR="001F47FC">
              <w:rPr>
                <w:rFonts w:eastAsia="宋体"/>
                <w:color w:val="000000"/>
                <w:sz w:val="21"/>
                <w:szCs w:val="21"/>
                <w:lang w:bidi="ar"/>
              </w:rPr>
              <w:t xml:space="preserve"> (%)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57F23A9" w14:textId="77777777" w:rsidR="00A21029" w:rsidRPr="00242FAB" w:rsidRDefault="001F47FC">
            <w:pPr>
              <w:spacing w:line="360" w:lineRule="auto"/>
              <w:jc w:val="center"/>
              <w:textAlignment w:val="center"/>
              <w:rPr>
                <w:rFonts w:eastAsia="宋体"/>
                <w:sz w:val="21"/>
                <w:szCs w:val="21"/>
              </w:rPr>
            </w:pPr>
            <w:r>
              <w:rPr>
                <w:rFonts w:eastAsia="宋体"/>
                <w:sz w:val="21"/>
                <w:szCs w:val="21"/>
                <w:lang w:bidi="ar"/>
              </w:rPr>
              <w:t>0.00</w:t>
            </w:r>
            <w:r w:rsidR="00242FAB" w:rsidRPr="00242FAB">
              <w:rPr>
                <w:rFonts w:eastAsia="宋体"/>
                <w:sz w:val="21"/>
                <w:szCs w:val="21"/>
                <w:lang w:bidi="ar"/>
              </w:rPr>
              <w:t>4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987FE4F" w14:textId="77777777" w:rsidR="00A21029" w:rsidRPr="00242FAB" w:rsidRDefault="001F47FC">
            <w:pPr>
              <w:spacing w:line="360" w:lineRule="auto"/>
              <w:jc w:val="center"/>
              <w:textAlignment w:val="center"/>
              <w:rPr>
                <w:rFonts w:eastAsia="宋体"/>
                <w:sz w:val="21"/>
                <w:szCs w:val="21"/>
              </w:rPr>
            </w:pPr>
            <w:r>
              <w:rPr>
                <w:rFonts w:eastAsia="宋体"/>
                <w:sz w:val="21"/>
                <w:szCs w:val="21"/>
                <w:lang w:bidi="ar"/>
              </w:rPr>
              <w:t>0.00</w:t>
            </w:r>
            <w:r w:rsidR="00242FAB" w:rsidRPr="00242FAB">
              <w:rPr>
                <w:rFonts w:eastAsia="宋体"/>
                <w:sz w:val="21"/>
                <w:szCs w:val="21"/>
                <w:lang w:bidi="ar"/>
              </w:rPr>
              <w:t>3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133F689" w14:textId="77777777" w:rsidR="00A21029" w:rsidRPr="00242FAB" w:rsidRDefault="001F47FC">
            <w:pPr>
              <w:spacing w:line="360" w:lineRule="auto"/>
              <w:jc w:val="center"/>
              <w:textAlignment w:val="center"/>
              <w:rPr>
                <w:rFonts w:eastAsia="宋体"/>
                <w:sz w:val="21"/>
                <w:szCs w:val="21"/>
              </w:rPr>
            </w:pPr>
            <w:r>
              <w:rPr>
                <w:rFonts w:eastAsia="宋体"/>
                <w:sz w:val="21"/>
                <w:szCs w:val="21"/>
                <w:lang w:bidi="ar"/>
              </w:rPr>
              <w:t>0.00</w:t>
            </w:r>
            <w:r w:rsidR="00242FAB" w:rsidRPr="00242FAB">
              <w:rPr>
                <w:rFonts w:eastAsia="宋体"/>
                <w:sz w:val="21"/>
                <w:szCs w:val="21"/>
                <w:lang w:bidi="ar"/>
              </w:rPr>
              <w:t>7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185DDCF" w14:textId="77777777" w:rsidR="00A21029" w:rsidRPr="00242FAB" w:rsidRDefault="00242FAB" w:rsidP="001F47FC">
            <w:pPr>
              <w:spacing w:line="360" w:lineRule="auto"/>
              <w:jc w:val="center"/>
              <w:textAlignment w:val="center"/>
              <w:rPr>
                <w:rFonts w:eastAsia="宋体"/>
                <w:sz w:val="21"/>
                <w:szCs w:val="21"/>
              </w:rPr>
            </w:pPr>
            <w:r w:rsidRPr="00242FAB">
              <w:rPr>
                <w:rFonts w:eastAsia="宋体"/>
                <w:sz w:val="21"/>
                <w:szCs w:val="21"/>
                <w:lang w:bidi="ar"/>
              </w:rPr>
              <w:t>0.004</w:t>
            </w:r>
          </w:p>
        </w:tc>
      </w:tr>
      <w:tr w:rsidR="00A21029" w14:paraId="3BCC8A8F" w14:textId="77777777" w:rsidTr="001F47FC">
        <w:trPr>
          <w:trHeight w:val="336"/>
          <w:jc w:val="center"/>
        </w:trPr>
        <w:tc>
          <w:tcPr>
            <w:tcW w:w="4537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noWrap/>
            <w:vAlign w:val="center"/>
          </w:tcPr>
          <w:p w14:paraId="008ADC4D" w14:textId="77777777" w:rsidR="00A21029" w:rsidRDefault="00242FAB" w:rsidP="001F47FC">
            <w:pPr>
              <w:spacing w:line="360" w:lineRule="auto"/>
              <w:textAlignment w:val="center"/>
              <w:rPr>
                <w:rFonts w:eastAsia="宋体"/>
                <w:color w:val="000000"/>
                <w:sz w:val="21"/>
                <w:szCs w:val="21"/>
                <w:lang w:bidi="ar"/>
              </w:rPr>
            </w:pPr>
            <w:r>
              <w:rPr>
                <w:rFonts w:eastAsia="宋体"/>
                <w:color w:val="000000"/>
                <w:sz w:val="21"/>
                <w:szCs w:val="21"/>
                <w:lang w:bidi="ar"/>
              </w:rPr>
              <w:t>Sulfate-sulfur assimilation</w:t>
            </w:r>
            <w:r w:rsidR="001F47FC">
              <w:rPr>
                <w:rFonts w:eastAsia="宋体"/>
                <w:color w:val="000000"/>
                <w:sz w:val="21"/>
                <w:szCs w:val="21"/>
                <w:lang w:bidi="ar"/>
              </w:rPr>
              <w:t xml:space="preserve"> (%)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noWrap/>
            <w:vAlign w:val="center"/>
          </w:tcPr>
          <w:p w14:paraId="6A321B5C" w14:textId="77777777" w:rsidR="00A21029" w:rsidRDefault="00242FAB">
            <w:pPr>
              <w:spacing w:line="360" w:lineRule="auto"/>
              <w:jc w:val="center"/>
              <w:textAlignment w:val="center"/>
              <w:rPr>
                <w:rFonts w:eastAsia="宋体"/>
                <w:color w:val="000000"/>
                <w:sz w:val="21"/>
                <w:szCs w:val="21"/>
                <w:lang w:bidi="ar"/>
              </w:rPr>
            </w:pPr>
            <w:r>
              <w:rPr>
                <w:rFonts w:eastAsia="宋体"/>
                <w:color w:val="000000"/>
                <w:sz w:val="21"/>
                <w:szCs w:val="21"/>
                <w:lang w:bidi="ar"/>
              </w:rPr>
              <w:t>0.005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noWrap/>
            <w:vAlign w:val="center"/>
          </w:tcPr>
          <w:p w14:paraId="1F508AC4" w14:textId="77777777" w:rsidR="00A21029" w:rsidRDefault="00242FAB">
            <w:pPr>
              <w:spacing w:line="360" w:lineRule="auto"/>
              <w:jc w:val="center"/>
              <w:textAlignment w:val="center"/>
              <w:rPr>
                <w:rFonts w:eastAsia="宋体"/>
                <w:color w:val="000000"/>
                <w:sz w:val="21"/>
                <w:szCs w:val="21"/>
                <w:lang w:bidi="ar"/>
              </w:rPr>
            </w:pPr>
            <w:r>
              <w:rPr>
                <w:rFonts w:eastAsia="宋体"/>
                <w:color w:val="000000"/>
                <w:sz w:val="21"/>
                <w:szCs w:val="21"/>
                <w:lang w:bidi="ar"/>
              </w:rPr>
              <w:t>0.005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noWrap/>
            <w:vAlign w:val="center"/>
          </w:tcPr>
          <w:p w14:paraId="6FE8472F" w14:textId="77777777" w:rsidR="00A21029" w:rsidRDefault="00242FAB">
            <w:pPr>
              <w:spacing w:line="360" w:lineRule="auto"/>
              <w:jc w:val="center"/>
              <w:textAlignment w:val="center"/>
              <w:rPr>
                <w:rFonts w:eastAsia="宋体"/>
                <w:color w:val="000000"/>
                <w:sz w:val="21"/>
                <w:szCs w:val="21"/>
                <w:lang w:bidi="ar"/>
              </w:rPr>
            </w:pPr>
            <w:r>
              <w:rPr>
                <w:rFonts w:eastAsia="宋体"/>
                <w:color w:val="000000"/>
                <w:sz w:val="21"/>
                <w:szCs w:val="21"/>
                <w:lang w:bidi="ar"/>
              </w:rPr>
              <w:t>0.015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noWrap/>
            <w:vAlign w:val="center"/>
          </w:tcPr>
          <w:p w14:paraId="3CFFC8F1" w14:textId="77777777" w:rsidR="00A21029" w:rsidRDefault="00242FAB">
            <w:pPr>
              <w:spacing w:line="360" w:lineRule="auto"/>
              <w:jc w:val="center"/>
              <w:textAlignment w:val="center"/>
              <w:rPr>
                <w:rFonts w:eastAsia="宋体"/>
                <w:color w:val="000000"/>
                <w:sz w:val="21"/>
                <w:szCs w:val="21"/>
                <w:lang w:bidi="ar"/>
              </w:rPr>
            </w:pPr>
            <w:r>
              <w:rPr>
                <w:rFonts w:eastAsia="宋体"/>
                <w:color w:val="000000"/>
                <w:sz w:val="21"/>
                <w:szCs w:val="21"/>
                <w:lang w:bidi="ar"/>
              </w:rPr>
              <w:t>0.001</w:t>
            </w:r>
          </w:p>
        </w:tc>
      </w:tr>
    </w:tbl>
    <w:p w14:paraId="30EC74F4" w14:textId="77777777" w:rsidR="00A21029" w:rsidRDefault="00242FAB">
      <w:r>
        <w:rPr>
          <w:rFonts w:hint="eastAsia"/>
        </w:rPr>
        <w:br w:type="page"/>
      </w:r>
    </w:p>
    <w:p w14:paraId="7A4F88C8" w14:textId="1927AEB1" w:rsidR="00A21029" w:rsidRPr="00C90C06" w:rsidRDefault="00242FAB">
      <w:pPr>
        <w:spacing w:line="480" w:lineRule="auto"/>
        <w:jc w:val="center"/>
      </w:pPr>
      <w:r w:rsidRPr="00C90C06">
        <w:rPr>
          <w:rFonts w:hint="eastAsia"/>
        </w:rPr>
        <w:lastRenderedPageBreak/>
        <w:t>Tabl</w:t>
      </w:r>
      <w:r w:rsidRPr="00C90C06">
        <w:t>e S</w:t>
      </w:r>
      <w:r w:rsidR="002F31F7" w:rsidRPr="00C90C06">
        <w:rPr>
          <w:rFonts w:hint="eastAsia"/>
        </w:rPr>
        <w:t>6</w:t>
      </w:r>
      <w:r w:rsidRPr="00C90C06">
        <w:t xml:space="preserve">. The </w:t>
      </w:r>
      <w:proofErr w:type="spellStart"/>
      <w:r w:rsidRPr="00C90C06">
        <w:t>methanogenesis</w:t>
      </w:r>
      <w:proofErr w:type="spellEnd"/>
      <w:r w:rsidRPr="00C90C06">
        <w:t xml:space="preserve"> pathways for each AD during the steady period.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3150"/>
        <w:gridCol w:w="940"/>
        <w:gridCol w:w="1045"/>
        <w:gridCol w:w="928"/>
        <w:gridCol w:w="963"/>
      </w:tblGrid>
      <w:tr w:rsidR="00A21029" w14:paraId="4E5B8542" w14:textId="77777777">
        <w:trPr>
          <w:jc w:val="center"/>
        </w:trPr>
        <w:tc>
          <w:tcPr>
            <w:tcW w:w="0" w:type="auto"/>
            <w:tcBorders>
              <w:top w:val="single" w:sz="12" w:space="0" w:color="000000"/>
              <w:left w:val="nil"/>
              <w:bottom w:val="single" w:sz="4" w:space="0" w:color="000000"/>
              <w:right w:val="nil"/>
              <w:tl2br w:val="nil"/>
            </w:tcBorders>
            <w:shd w:val="clear" w:color="auto" w:fill="FFFFFF"/>
            <w:vAlign w:val="center"/>
          </w:tcPr>
          <w:p w14:paraId="583F602F" w14:textId="77777777" w:rsidR="00A21029" w:rsidRDefault="00242FAB">
            <w:pPr>
              <w:spacing w:line="360" w:lineRule="auto"/>
              <w:jc w:val="center"/>
              <w:textAlignment w:val="center"/>
              <w:rPr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  <w:lang w:bidi="ar"/>
              </w:rPr>
              <w:t>Item</w:t>
            </w:r>
          </w:p>
        </w:tc>
        <w:tc>
          <w:tcPr>
            <w:tcW w:w="0" w:type="auto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1259CAE9" w14:textId="77777777" w:rsidR="00A21029" w:rsidRDefault="00242FAB">
            <w:pPr>
              <w:spacing w:line="360" w:lineRule="auto"/>
              <w:jc w:val="center"/>
              <w:textAlignment w:val="center"/>
              <w:rPr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  <w:lang w:bidi="ar"/>
              </w:rPr>
              <w:t>Con-AD</w:t>
            </w:r>
          </w:p>
        </w:tc>
        <w:tc>
          <w:tcPr>
            <w:tcW w:w="0" w:type="auto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19CA0C56" w14:textId="77777777" w:rsidR="00A21029" w:rsidRDefault="00242FAB">
            <w:pPr>
              <w:spacing w:line="360" w:lineRule="auto"/>
              <w:jc w:val="center"/>
              <w:textAlignment w:val="center"/>
              <w:rPr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  <w:lang w:bidi="ar"/>
              </w:rPr>
              <w:t>MEC-AD</w:t>
            </w:r>
          </w:p>
        </w:tc>
        <w:tc>
          <w:tcPr>
            <w:tcW w:w="0" w:type="auto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774801DA" w14:textId="77777777" w:rsidR="00A21029" w:rsidRDefault="00242FAB">
            <w:pPr>
              <w:spacing w:line="360" w:lineRule="auto"/>
              <w:jc w:val="center"/>
              <w:textAlignment w:val="center"/>
              <w:rPr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  <w:lang w:bidi="ar"/>
              </w:rPr>
              <w:t>MA-AD</w:t>
            </w:r>
          </w:p>
        </w:tc>
        <w:tc>
          <w:tcPr>
            <w:tcW w:w="0" w:type="auto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207BF465" w14:textId="77777777" w:rsidR="00A21029" w:rsidRDefault="00242FAB">
            <w:pPr>
              <w:spacing w:line="360" w:lineRule="auto"/>
              <w:jc w:val="center"/>
              <w:textAlignment w:val="center"/>
              <w:rPr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  <w:lang w:bidi="ar"/>
              </w:rPr>
              <w:t>MM-AD</w:t>
            </w:r>
          </w:p>
        </w:tc>
      </w:tr>
      <w:tr w:rsidR="00A21029" w14:paraId="0A5DDD2E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140228" w14:textId="77777777" w:rsidR="00A21029" w:rsidRDefault="00242FAB">
            <w:pPr>
              <w:spacing w:line="360" w:lineRule="auto"/>
              <w:textAlignment w:val="center"/>
              <w:rPr>
                <w:color w:val="000000"/>
                <w:sz w:val="21"/>
                <w:szCs w:val="21"/>
              </w:rPr>
            </w:pPr>
            <w:proofErr w:type="spellStart"/>
            <w:r>
              <w:rPr>
                <w:rFonts w:eastAsia="ArialMT"/>
                <w:color w:val="000000"/>
                <w:sz w:val="21"/>
                <w:szCs w:val="21"/>
                <w:lang w:bidi="ar"/>
              </w:rPr>
              <w:t>Hydrogenotrophic</w:t>
            </w:r>
            <w:proofErr w:type="spellEnd"/>
            <w:r>
              <w:rPr>
                <w:rFonts w:eastAsia="ArialMT"/>
                <w:color w:val="000000"/>
                <w:sz w:val="21"/>
                <w:szCs w:val="21"/>
                <w:lang w:bidi="ar"/>
              </w:rPr>
              <w:t xml:space="preserve"> </w:t>
            </w:r>
            <w:proofErr w:type="spellStart"/>
            <w:r>
              <w:rPr>
                <w:rFonts w:eastAsia="ArialMT"/>
                <w:color w:val="000000"/>
                <w:sz w:val="21"/>
                <w:szCs w:val="21"/>
                <w:lang w:bidi="ar"/>
              </w:rPr>
              <w:t>methanogenesis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2A36F75" w14:textId="77777777" w:rsidR="00A21029" w:rsidRDefault="00242FAB">
            <w:pPr>
              <w:spacing w:line="360" w:lineRule="auto"/>
              <w:jc w:val="center"/>
              <w:textAlignment w:val="center"/>
              <w:rPr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  <w:lang w:bidi="ar"/>
              </w:rPr>
              <w:t>66.79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F79472" w14:textId="77777777" w:rsidR="00A21029" w:rsidRDefault="00242FAB">
            <w:pPr>
              <w:spacing w:line="360" w:lineRule="auto"/>
              <w:jc w:val="center"/>
              <w:textAlignment w:val="center"/>
              <w:rPr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  <w:lang w:bidi="ar"/>
              </w:rPr>
              <w:t>43.53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06DB6B" w14:textId="77777777" w:rsidR="00A21029" w:rsidRDefault="00242FAB">
            <w:pPr>
              <w:spacing w:line="360" w:lineRule="auto"/>
              <w:jc w:val="center"/>
              <w:textAlignment w:val="center"/>
              <w:rPr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  <w:lang w:bidi="ar"/>
              </w:rPr>
              <w:t>45.82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51C510A" w14:textId="77777777" w:rsidR="00A21029" w:rsidRDefault="00242FAB">
            <w:pPr>
              <w:spacing w:line="360" w:lineRule="auto"/>
              <w:jc w:val="center"/>
              <w:textAlignment w:val="center"/>
              <w:rPr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  <w:lang w:bidi="ar"/>
              </w:rPr>
              <w:t>12.68</w:t>
            </w:r>
          </w:p>
        </w:tc>
      </w:tr>
      <w:tr w:rsidR="00A21029" w14:paraId="16AFE89B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FADA71" w14:textId="77777777" w:rsidR="00A21029" w:rsidRDefault="00242FAB">
            <w:pPr>
              <w:spacing w:line="360" w:lineRule="auto"/>
              <w:textAlignment w:val="center"/>
              <w:rPr>
                <w:color w:val="000000"/>
                <w:sz w:val="21"/>
                <w:szCs w:val="21"/>
              </w:rPr>
            </w:pPr>
            <w:proofErr w:type="spellStart"/>
            <w:r>
              <w:rPr>
                <w:rFonts w:eastAsia="ArialMT"/>
                <w:color w:val="000000"/>
                <w:sz w:val="21"/>
                <w:szCs w:val="21"/>
                <w:lang w:bidi="ar"/>
              </w:rPr>
              <w:t>Acetoclastic</w:t>
            </w:r>
            <w:proofErr w:type="spellEnd"/>
            <w:r>
              <w:rPr>
                <w:rFonts w:eastAsia="ArialMT"/>
                <w:color w:val="000000"/>
                <w:sz w:val="21"/>
                <w:szCs w:val="21"/>
                <w:lang w:bidi="ar"/>
              </w:rPr>
              <w:t xml:space="preserve"> </w:t>
            </w:r>
            <w:proofErr w:type="spellStart"/>
            <w:r>
              <w:rPr>
                <w:rFonts w:eastAsia="ArialMT"/>
                <w:color w:val="000000"/>
                <w:sz w:val="21"/>
                <w:szCs w:val="21"/>
                <w:lang w:bidi="ar"/>
              </w:rPr>
              <w:t>methanogenesis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9B0BC0" w14:textId="77777777" w:rsidR="00A21029" w:rsidRDefault="00242FAB">
            <w:pPr>
              <w:spacing w:line="360" w:lineRule="auto"/>
              <w:jc w:val="center"/>
              <w:textAlignment w:val="center"/>
              <w:rPr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  <w:lang w:bidi="ar"/>
              </w:rPr>
              <w:t>15.62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1E9166" w14:textId="77777777" w:rsidR="00A21029" w:rsidRDefault="00242FAB">
            <w:pPr>
              <w:spacing w:line="360" w:lineRule="auto"/>
              <w:jc w:val="center"/>
              <w:textAlignment w:val="center"/>
              <w:rPr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  <w:lang w:bidi="ar"/>
              </w:rPr>
              <w:t>37.42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BCEF4B" w14:textId="77777777" w:rsidR="00A21029" w:rsidRDefault="00242FAB">
            <w:pPr>
              <w:spacing w:line="360" w:lineRule="auto"/>
              <w:jc w:val="center"/>
              <w:textAlignment w:val="center"/>
              <w:rPr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  <w:lang w:bidi="ar"/>
              </w:rPr>
              <w:t>1.60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34BFD4" w14:textId="77777777" w:rsidR="00A21029" w:rsidRDefault="00242FAB">
            <w:pPr>
              <w:spacing w:line="360" w:lineRule="auto"/>
              <w:jc w:val="center"/>
              <w:textAlignment w:val="center"/>
              <w:rPr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  <w:lang w:bidi="ar"/>
              </w:rPr>
              <w:t>53.08</w:t>
            </w:r>
          </w:p>
        </w:tc>
      </w:tr>
      <w:tr w:rsidR="00A21029" w14:paraId="58FB32A7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57B4BCF" w14:textId="77777777" w:rsidR="00A21029" w:rsidRDefault="00242FAB">
            <w:pPr>
              <w:spacing w:line="360" w:lineRule="auto"/>
              <w:textAlignment w:val="center"/>
              <w:rPr>
                <w:color w:val="000000"/>
                <w:sz w:val="21"/>
                <w:szCs w:val="21"/>
              </w:rPr>
            </w:pPr>
            <w:r>
              <w:rPr>
                <w:rFonts w:eastAsia="ArialMT"/>
                <w:color w:val="000000"/>
                <w:sz w:val="21"/>
                <w:szCs w:val="21"/>
                <w:lang w:bidi="ar"/>
              </w:rPr>
              <w:t xml:space="preserve">Methylotrophic </w:t>
            </w:r>
            <w:proofErr w:type="spellStart"/>
            <w:r>
              <w:rPr>
                <w:rFonts w:eastAsia="ArialMT"/>
                <w:color w:val="000000"/>
                <w:sz w:val="21"/>
                <w:szCs w:val="21"/>
                <w:lang w:bidi="ar"/>
              </w:rPr>
              <w:t>methanogenesis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184BAC" w14:textId="77777777" w:rsidR="00A21029" w:rsidRDefault="00242FAB">
            <w:pPr>
              <w:spacing w:line="360" w:lineRule="auto"/>
              <w:jc w:val="center"/>
              <w:textAlignment w:val="center"/>
              <w:rPr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  <w:lang w:bidi="ar"/>
              </w:rPr>
              <w:t>3.39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D1BC88C" w14:textId="77777777" w:rsidR="00A21029" w:rsidRDefault="00242FAB">
            <w:pPr>
              <w:spacing w:line="360" w:lineRule="auto"/>
              <w:jc w:val="center"/>
              <w:textAlignment w:val="center"/>
              <w:rPr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  <w:lang w:bidi="ar"/>
              </w:rPr>
              <w:t>3.56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E96C23" w14:textId="77777777" w:rsidR="00A21029" w:rsidRDefault="00242FAB">
            <w:pPr>
              <w:spacing w:line="360" w:lineRule="auto"/>
              <w:jc w:val="center"/>
              <w:textAlignment w:val="center"/>
              <w:rPr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  <w:lang w:bidi="ar"/>
              </w:rPr>
              <w:t>0.45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E66D48" w14:textId="77777777" w:rsidR="00A21029" w:rsidRDefault="00242FAB">
            <w:pPr>
              <w:spacing w:line="360" w:lineRule="auto"/>
              <w:jc w:val="center"/>
              <w:textAlignment w:val="center"/>
              <w:rPr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  <w:lang w:bidi="ar"/>
              </w:rPr>
              <w:t>1.81</w:t>
            </w:r>
          </w:p>
        </w:tc>
      </w:tr>
      <w:tr w:rsidR="00A21029" w14:paraId="093697D6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37D32628" w14:textId="77777777" w:rsidR="00A21029" w:rsidRDefault="00242FAB">
            <w:pPr>
              <w:spacing w:line="360" w:lineRule="auto"/>
              <w:textAlignment w:val="center"/>
              <w:rPr>
                <w:color w:val="000000"/>
                <w:sz w:val="21"/>
                <w:szCs w:val="21"/>
              </w:rPr>
            </w:pPr>
            <w:r>
              <w:rPr>
                <w:rFonts w:eastAsia="ArialMT"/>
                <w:color w:val="000000"/>
                <w:sz w:val="21"/>
                <w:szCs w:val="21"/>
                <w:lang w:bidi="ar"/>
              </w:rPr>
              <w:t xml:space="preserve">Versatile </w:t>
            </w:r>
            <w:proofErr w:type="spellStart"/>
            <w:r>
              <w:rPr>
                <w:rFonts w:eastAsia="ArialMT"/>
                <w:color w:val="000000"/>
                <w:sz w:val="21"/>
                <w:szCs w:val="21"/>
                <w:lang w:bidi="ar"/>
              </w:rPr>
              <w:t>methanogenesis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3A6B9F2E" w14:textId="77777777" w:rsidR="00A21029" w:rsidRDefault="00242FAB">
            <w:pPr>
              <w:spacing w:line="360" w:lineRule="auto"/>
              <w:jc w:val="center"/>
              <w:textAlignment w:val="center"/>
              <w:rPr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  <w:lang w:bidi="ar"/>
              </w:rPr>
              <w:t>13.19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4DC66899" w14:textId="77777777" w:rsidR="00A21029" w:rsidRDefault="00242FAB">
            <w:pPr>
              <w:spacing w:line="360" w:lineRule="auto"/>
              <w:jc w:val="center"/>
              <w:textAlignment w:val="center"/>
              <w:rPr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  <w:lang w:bidi="ar"/>
              </w:rPr>
              <w:t>14.17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4FA79AF6" w14:textId="77777777" w:rsidR="00A21029" w:rsidRDefault="00242FAB">
            <w:pPr>
              <w:spacing w:line="360" w:lineRule="auto"/>
              <w:jc w:val="center"/>
              <w:textAlignment w:val="center"/>
              <w:rPr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  <w:lang w:bidi="ar"/>
              </w:rPr>
              <w:t>51.82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6BF09FFD" w14:textId="77777777" w:rsidR="00A21029" w:rsidRDefault="00242FAB">
            <w:pPr>
              <w:spacing w:line="360" w:lineRule="auto"/>
              <w:jc w:val="center"/>
              <w:textAlignment w:val="center"/>
              <w:rPr>
                <w:color w:val="000000"/>
                <w:sz w:val="21"/>
                <w:szCs w:val="21"/>
              </w:rPr>
            </w:pPr>
            <w:r>
              <w:rPr>
                <w:rFonts w:eastAsia="宋体"/>
                <w:color w:val="000000"/>
                <w:sz w:val="21"/>
                <w:szCs w:val="21"/>
                <w:lang w:bidi="ar"/>
              </w:rPr>
              <w:t>31.48</w:t>
            </w:r>
          </w:p>
        </w:tc>
      </w:tr>
    </w:tbl>
    <w:p w14:paraId="0E6BA804" w14:textId="77777777" w:rsidR="00A21029" w:rsidRDefault="00A21029">
      <w:pPr>
        <w:spacing w:line="480" w:lineRule="auto"/>
        <w:jc w:val="center"/>
      </w:pPr>
    </w:p>
    <w:sectPr w:rsidR="00A21029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3CC7CD8" w14:textId="77777777" w:rsidR="00571657" w:rsidRDefault="00571657">
      <w:r>
        <w:separator/>
      </w:r>
    </w:p>
  </w:endnote>
  <w:endnote w:type="continuationSeparator" w:id="0">
    <w:p w14:paraId="561AD173" w14:textId="77777777" w:rsidR="00571657" w:rsidRDefault="00571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haris SIL">
    <w:altName w:val="Arial Unicode MS"/>
    <w:charset w:val="86"/>
    <w:family w:val="swiss"/>
    <w:pitch w:val="default"/>
    <w:sig w:usb0="00000000" w:usb1="0000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汉仪中等线KW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MT">
    <w:charset w:val="00"/>
    <w:family w:val="auto"/>
    <w:pitch w:val="default"/>
    <w:sig w:usb0="E0000AFF" w:usb1="00007843" w:usb2="00000001" w:usb3="00000000" w:csb0="400001BF" w:csb1="DFF7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314AE92" w14:textId="77777777" w:rsidR="00571657" w:rsidRDefault="00571657">
      <w:r>
        <w:separator/>
      </w:r>
    </w:p>
  </w:footnote>
  <w:footnote w:type="continuationSeparator" w:id="0">
    <w:p w14:paraId="5F7CA085" w14:textId="77777777" w:rsidR="00571657" w:rsidRDefault="00571657">
      <w:r>
        <w:continuationSeparator/>
      </w:r>
    </w:p>
  </w:footnote>
  <w:footnote w:id="1">
    <w:p w14:paraId="2F99E6BD" w14:textId="77777777" w:rsidR="00BC4907" w:rsidRDefault="00BC4907" w:rsidP="00BC4907">
      <w:pPr>
        <w:pStyle w:val="a6"/>
        <w:rPr>
          <w:szCs w:val="18"/>
        </w:rPr>
      </w:pPr>
      <w:r>
        <w:rPr>
          <w:rFonts w:ascii="Times New Roman" w:hAnsi="Times New Roman"/>
          <w:szCs w:val="18"/>
          <w:vertAlign w:val="superscript"/>
        </w:rPr>
        <w:t>1</w:t>
      </w:r>
      <w:r>
        <w:rPr>
          <w:rFonts w:ascii="Times New Roman" w:hAnsi="Times New Roman"/>
          <w:szCs w:val="18"/>
        </w:rPr>
        <w:t xml:space="preserve"> These authors contributed equally to this work</w:t>
      </w:r>
      <w:r>
        <w:rPr>
          <w:rFonts w:ascii="Times New Roman" w:hAnsi="Times New Roman" w:hint="eastAsia"/>
          <w:szCs w:val="18"/>
        </w:rPr>
        <w:t>.</w:t>
      </w:r>
    </w:p>
    <w:p w14:paraId="3E35C032" w14:textId="77777777" w:rsidR="00BC4907" w:rsidRDefault="00BC4907" w:rsidP="00BC4907">
      <w:pPr>
        <w:pStyle w:val="a6"/>
        <w:rPr>
          <w:rFonts w:ascii="Times New Roman" w:hAnsi="Times New Roman"/>
          <w:szCs w:val="18"/>
        </w:rPr>
      </w:pPr>
      <w:r>
        <w:rPr>
          <w:rStyle w:val="ac"/>
        </w:rPr>
        <w:sym w:font="Symbol" w:char="F02A"/>
      </w:r>
      <w:r>
        <w:rPr>
          <w:rFonts w:ascii="Times New Roman" w:hAnsi="Times New Roman"/>
          <w:szCs w:val="18"/>
        </w:rPr>
        <w:t>Corresponding author.</w:t>
      </w:r>
    </w:p>
    <w:p w14:paraId="2F1B0858" w14:textId="77777777" w:rsidR="00BC4907" w:rsidRDefault="00BC4907" w:rsidP="00BC4907">
      <w:pPr>
        <w:pStyle w:val="a6"/>
        <w:ind w:firstLineChars="50" w:firstLine="90"/>
        <w:rPr>
          <w:rFonts w:ascii="Times New Roman" w:hAnsi="Times New Roman"/>
          <w:szCs w:val="18"/>
        </w:rPr>
      </w:pPr>
      <w:r>
        <w:rPr>
          <w:rFonts w:ascii="Times New Roman" w:hAnsi="Times New Roman"/>
          <w:szCs w:val="18"/>
        </w:rPr>
        <w:t xml:space="preserve">Tel.: +86-10-62912465; Fax: +86-10-62849108. </w:t>
      </w:r>
    </w:p>
    <w:p w14:paraId="3B1BEB11" w14:textId="77777777" w:rsidR="00BC4907" w:rsidRDefault="00BC4907" w:rsidP="00BC4907">
      <w:pPr>
        <w:pStyle w:val="a6"/>
        <w:ind w:firstLineChars="50" w:firstLine="90"/>
        <w:rPr>
          <w:rFonts w:ascii="Times New Roman" w:hAnsi="Times New Roman"/>
        </w:rPr>
      </w:pPr>
      <w:r>
        <w:rPr>
          <w:rFonts w:ascii="Times New Roman" w:hAnsi="Times New Roman"/>
          <w:szCs w:val="18"/>
        </w:rPr>
        <w:t xml:space="preserve">E-mail: </w:t>
      </w:r>
      <w:hyperlink r:id="rId1" w:history="1">
        <w:r>
          <w:rPr>
            <w:rStyle w:val="ab"/>
            <w:szCs w:val="18"/>
          </w:rPr>
          <w:t>byxiao@rcees.ac.cn</w:t>
        </w:r>
      </w:hyperlink>
    </w:p>
  </w:footnote>
</w:footnote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文雪 厚">
    <w15:presenceInfo w15:providerId="Windows Live" w15:userId="5292b60abc93c8a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bordersDoNotSurroundHeader/>
  <w:bordersDoNotSurroundFooter/>
  <w:proofState w:spelling="clean" w:grammar="clean"/>
  <w:defaultTabStop w:val="420"/>
  <w:drawingGridVerticalSpacing w:val="200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JiYmJmNTA4ZWU0NDFmNzRiYmYzZTVmZjczNGM1NjIifQ=="/>
  </w:docVars>
  <w:rsids>
    <w:rsidRoot w:val="00172A27"/>
    <w:rsid w:val="93F8DCA4"/>
    <w:rsid w:val="9F7B6D86"/>
    <w:rsid w:val="9FBB8EB7"/>
    <w:rsid w:val="ABBD80F6"/>
    <w:rsid w:val="AE6F833F"/>
    <w:rsid w:val="B5CF9F46"/>
    <w:rsid w:val="B7FDD39B"/>
    <w:rsid w:val="BBDD6A48"/>
    <w:rsid w:val="BEFDBBA2"/>
    <w:rsid w:val="C777FF52"/>
    <w:rsid w:val="C7FCB776"/>
    <w:rsid w:val="CB3AD86C"/>
    <w:rsid w:val="CBFB7797"/>
    <w:rsid w:val="D7BCC9C0"/>
    <w:rsid w:val="DDB5C471"/>
    <w:rsid w:val="DFDFEC9B"/>
    <w:rsid w:val="DFF6202D"/>
    <w:rsid w:val="E6FF847F"/>
    <w:rsid w:val="EEFD478D"/>
    <w:rsid w:val="F7566A43"/>
    <w:rsid w:val="FB1D758D"/>
    <w:rsid w:val="FB6E99CA"/>
    <w:rsid w:val="FB7E8C00"/>
    <w:rsid w:val="FB7F05D4"/>
    <w:rsid w:val="FB998019"/>
    <w:rsid w:val="FBB5A3CF"/>
    <w:rsid w:val="FBDCCB82"/>
    <w:rsid w:val="FBDDE2F6"/>
    <w:rsid w:val="FBF44CEA"/>
    <w:rsid w:val="FBF639D5"/>
    <w:rsid w:val="FF57E39A"/>
    <w:rsid w:val="FF6F3B14"/>
    <w:rsid w:val="FF7CE7FE"/>
    <w:rsid w:val="FF9F549B"/>
    <w:rsid w:val="FFAB8373"/>
    <w:rsid w:val="FFDF8332"/>
    <w:rsid w:val="FFE12DC4"/>
    <w:rsid w:val="FFEFE0D2"/>
    <w:rsid w:val="FFFF7A9D"/>
    <w:rsid w:val="00004AFD"/>
    <w:rsid w:val="0000594F"/>
    <w:rsid w:val="00011C28"/>
    <w:rsid w:val="00011FFE"/>
    <w:rsid w:val="00013024"/>
    <w:rsid w:val="000140CA"/>
    <w:rsid w:val="00014E7F"/>
    <w:rsid w:val="00015060"/>
    <w:rsid w:val="00016E69"/>
    <w:rsid w:val="000202DC"/>
    <w:rsid w:val="000206C5"/>
    <w:rsid w:val="00021F61"/>
    <w:rsid w:val="00022007"/>
    <w:rsid w:val="00026DD7"/>
    <w:rsid w:val="00026E70"/>
    <w:rsid w:val="0002762F"/>
    <w:rsid w:val="000276F9"/>
    <w:rsid w:val="00030A84"/>
    <w:rsid w:val="00031146"/>
    <w:rsid w:val="00031802"/>
    <w:rsid w:val="00032316"/>
    <w:rsid w:val="0003292C"/>
    <w:rsid w:val="00037FD8"/>
    <w:rsid w:val="000403F5"/>
    <w:rsid w:val="00041681"/>
    <w:rsid w:val="00044123"/>
    <w:rsid w:val="00044A48"/>
    <w:rsid w:val="00044CB8"/>
    <w:rsid w:val="000548BC"/>
    <w:rsid w:val="00055691"/>
    <w:rsid w:val="000601EE"/>
    <w:rsid w:val="00060F18"/>
    <w:rsid w:val="00061D5F"/>
    <w:rsid w:val="00067030"/>
    <w:rsid w:val="00070570"/>
    <w:rsid w:val="000716B8"/>
    <w:rsid w:val="0007329A"/>
    <w:rsid w:val="00073EBB"/>
    <w:rsid w:val="000772A5"/>
    <w:rsid w:val="00080505"/>
    <w:rsid w:val="00080B3B"/>
    <w:rsid w:val="0008289E"/>
    <w:rsid w:val="00090823"/>
    <w:rsid w:val="0009417B"/>
    <w:rsid w:val="000947FE"/>
    <w:rsid w:val="00094891"/>
    <w:rsid w:val="00095414"/>
    <w:rsid w:val="00095CF8"/>
    <w:rsid w:val="00096B17"/>
    <w:rsid w:val="000A10AA"/>
    <w:rsid w:val="000A15E1"/>
    <w:rsid w:val="000A5982"/>
    <w:rsid w:val="000A7909"/>
    <w:rsid w:val="000B0378"/>
    <w:rsid w:val="000B085F"/>
    <w:rsid w:val="000B197F"/>
    <w:rsid w:val="000B398C"/>
    <w:rsid w:val="000B4A75"/>
    <w:rsid w:val="000B594F"/>
    <w:rsid w:val="000B7FBE"/>
    <w:rsid w:val="000C0482"/>
    <w:rsid w:val="000C133A"/>
    <w:rsid w:val="000C166D"/>
    <w:rsid w:val="000C2416"/>
    <w:rsid w:val="000C3C95"/>
    <w:rsid w:val="000C6349"/>
    <w:rsid w:val="000C701B"/>
    <w:rsid w:val="000C71BB"/>
    <w:rsid w:val="000D2D79"/>
    <w:rsid w:val="000D34F7"/>
    <w:rsid w:val="000D44EB"/>
    <w:rsid w:val="000D5B09"/>
    <w:rsid w:val="000D6291"/>
    <w:rsid w:val="000D7504"/>
    <w:rsid w:val="000E0448"/>
    <w:rsid w:val="000E0738"/>
    <w:rsid w:val="000E1AC3"/>
    <w:rsid w:val="000E2035"/>
    <w:rsid w:val="000E209D"/>
    <w:rsid w:val="000F0DDD"/>
    <w:rsid w:val="000F1042"/>
    <w:rsid w:val="000F2D08"/>
    <w:rsid w:val="000F5502"/>
    <w:rsid w:val="000F76D2"/>
    <w:rsid w:val="001009A5"/>
    <w:rsid w:val="00101882"/>
    <w:rsid w:val="001021DC"/>
    <w:rsid w:val="00103275"/>
    <w:rsid w:val="00103E86"/>
    <w:rsid w:val="001046B4"/>
    <w:rsid w:val="001059EA"/>
    <w:rsid w:val="0011130F"/>
    <w:rsid w:val="001136D1"/>
    <w:rsid w:val="00114523"/>
    <w:rsid w:val="00115FDF"/>
    <w:rsid w:val="00116A4C"/>
    <w:rsid w:val="00117AEE"/>
    <w:rsid w:val="00120BC8"/>
    <w:rsid w:val="00121B51"/>
    <w:rsid w:val="0012430F"/>
    <w:rsid w:val="00124973"/>
    <w:rsid w:val="00125B6E"/>
    <w:rsid w:val="00126A28"/>
    <w:rsid w:val="0012725B"/>
    <w:rsid w:val="00130B8F"/>
    <w:rsid w:val="001326CD"/>
    <w:rsid w:val="00142B64"/>
    <w:rsid w:val="00142ECB"/>
    <w:rsid w:val="00146F17"/>
    <w:rsid w:val="0014742A"/>
    <w:rsid w:val="00150AD3"/>
    <w:rsid w:val="00151075"/>
    <w:rsid w:val="00151897"/>
    <w:rsid w:val="00152131"/>
    <w:rsid w:val="00153272"/>
    <w:rsid w:val="00153D6E"/>
    <w:rsid w:val="0015683E"/>
    <w:rsid w:val="00160CCF"/>
    <w:rsid w:val="00160FD8"/>
    <w:rsid w:val="00161468"/>
    <w:rsid w:val="0016525C"/>
    <w:rsid w:val="00166906"/>
    <w:rsid w:val="00166B7E"/>
    <w:rsid w:val="0017148D"/>
    <w:rsid w:val="00172A27"/>
    <w:rsid w:val="00172D4F"/>
    <w:rsid w:val="001752C8"/>
    <w:rsid w:val="00176085"/>
    <w:rsid w:val="001773CD"/>
    <w:rsid w:val="00177426"/>
    <w:rsid w:val="00180F0D"/>
    <w:rsid w:val="00185C7A"/>
    <w:rsid w:val="00186460"/>
    <w:rsid w:val="001903A3"/>
    <w:rsid w:val="00190E77"/>
    <w:rsid w:val="00191562"/>
    <w:rsid w:val="00191CF9"/>
    <w:rsid w:val="00194C61"/>
    <w:rsid w:val="00195492"/>
    <w:rsid w:val="001955BA"/>
    <w:rsid w:val="0019712E"/>
    <w:rsid w:val="001A0403"/>
    <w:rsid w:val="001A211F"/>
    <w:rsid w:val="001A27B2"/>
    <w:rsid w:val="001A3CF2"/>
    <w:rsid w:val="001A569A"/>
    <w:rsid w:val="001A6630"/>
    <w:rsid w:val="001A66A3"/>
    <w:rsid w:val="001A6989"/>
    <w:rsid w:val="001B029E"/>
    <w:rsid w:val="001C0162"/>
    <w:rsid w:val="001C03D9"/>
    <w:rsid w:val="001C1188"/>
    <w:rsid w:val="001C20A3"/>
    <w:rsid w:val="001C22EB"/>
    <w:rsid w:val="001C28B1"/>
    <w:rsid w:val="001D08DA"/>
    <w:rsid w:val="001D0A21"/>
    <w:rsid w:val="001D0A2B"/>
    <w:rsid w:val="001D0FEF"/>
    <w:rsid w:val="001D2111"/>
    <w:rsid w:val="001D52B5"/>
    <w:rsid w:val="001D568D"/>
    <w:rsid w:val="001D58D8"/>
    <w:rsid w:val="001D6B04"/>
    <w:rsid w:val="001E0258"/>
    <w:rsid w:val="001E1CC1"/>
    <w:rsid w:val="001E3D27"/>
    <w:rsid w:val="001E4CEF"/>
    <w:rsid w:val="001E6EA0"/>
    <w:rsid w:val="001F01D0"/>
    <w:rsid w:val="001F47FC"/>
    <w:rsid w:val="001F502B"/>
    <w:rsid w:val="001F5AA0"/>
    <w:rsid w:val="002005F1"/>
    <w:rsid w:val="0020087B"/>
    <w:rsid w:val="002036C5"/>
    <w:rsid w:val="00210249"/>
    <w:rsid w:val="00212A72"/>
    <w:rsid w:val="00213536"/>
    <w:rsid w:val="00214FDB"/>
    <w:rsid w:val="0022435F"/>
    <w:rsid w:val="002258B5"/>
    <w:rsid w:val="00225DD7"/>
    <w:rsid w:val="00235C38"/>
    <w:rsid w:val="002376EF"/>
    <w:rsid w:val="00237C8F"/>
    <w:rsid w:val="002428EC"/>
    <w:rsid w:val="00242FAB"/>
    <w:rsid w:val="002435D3"/>
    <w:rsid w:val="00243C65"/>
    <w:rsid w:val="0024493E"/>
    <w:rsid w:val="0024625E"/>
    <w:rsid w:val="002469EF"/>
    <w:rsid w:val="00252FB1"/>
    <w:rsid w:val="00253421"/>
    <w:rsid w:val="0025407C"/>
    <w:rsid w:val="002566E0"/>
    <w:rsid w:val="002603D5"/>
    <w:rsid w:val="002603DE"/>
    <w:rsid w:val="0026193F"/>
    <w:rsid w:val="00263ADB"/>
    <w:rsid w:val="00263DCB"/>
    <w:rsid w:val="002653D0"/>
    <w:rsid w:val="00265EFD"/>
    <w:rsid w:val="00266F65"/>
    <w:rsid w:val="00271F84"/>
    <w:rsid w:val="002720E0"/>
    <w:rsid w:val="00272A32"/>
    <w:rsid w:val="0027345C"/>
    <w:rsid w:val="00274BE8"/>
    <w:rsid w:val="00274DF3"/>
    <w:rsid w:val="00275083"/>
    <w:rsid w:val="00276555"/>
    <w:rsid w:val="0027784E"/>
    <w:rsid w:val="00277B94"/>
    <w:rsid w:val="00280198"/>
    <w:rsid w:val="00282EC9"/>
    <w:rsid w:val="00283A31"/>
    <w:rsid w:val="00284A4D"/>
    <w:rsid w:val="0028540F"/>
    <w:rsid w:val="0029021D"/>
    <w:rsid w:val="00291E95"/>
    <w:rsid w:val="0029422B"/>
    <w:rsid w:val="002950DF"/>
    <w:rsid w:val="00297D9F"/>
    <w:rsid w:val="002A44BF"/>
    <w:rsid w:val="002A45FE"/>
    <w:rsid w:val="002A5713"/>
    <w:rsid w:val="002A587C"/>
    <w:rsid w:val="002A5DE1"/>
    <w:rsid w:val="002A62D3"/>
    <w:rsid w:val="002B1F80"/>
    <w:rsid w:val="002B3639"/>
    <w:rsid w:val="002B4362"/>
    <w:rsid w:val="002B64F4"/>
    <w:rsid w:val="002B7286"/>
    <w:rsid w:val="002C017D"/>
    <w:rsid w:val="002C227F"/>
    <w:rsid w:val="002C34D9"/>
    <w:rsid w:val="002C3EAF"/>
    <w:rsid w:val="002C41E6"/>
    <w:rsid w:val="002C4C5C"/>
    <w:rsid w:val="002C5D8D"/>
    <w:rsid w:val="002D6965"/>
    <w:rsid w:val="002D7839"/>
    <w:rsid w:val="002D7E34"/>
    <w:rsid w:val="002E0312"/>
    <w:rsid w:val="002E20BD"/>
    <w:rsid w:val="002E591D"/>
    <w:rsid w:val="002E738E"/>
    <w:rsid w:val="002E7809"/>
    <w:rsid w:val="002E7FF0"/>
    <w:rsid w:val="002F1D43"/>
    <w:rsid w:val="002F31F7"/>
    <w:rsid w:val="002F7A10"/>
    <w:rsid w:val="00300217"/>
    <w:rsid w:val="00300734"/>
    <w:rsid w:val="0030100A"/>
    <w:rsid w:val="00302D4D"/>
    <w:rsid w:val="00303FC5"/>
    <w:rsid w:val="00304C9E"/>
    <w:rsid w:val="003055F9"/>
    <w:rsid w:val="0030650D"/>
    <w:rsid w:val="00310032"/>
    <w:rsid w:val="003100C4"/>
    <w:rsid w:val="0031133C"/>
    <w:rsid w:val="003113E4"/>
    <w:rsid w:val="00314B7D"/>
    <w:rsid w:val="00315B10"/>
    <w:rsid w:val="003160AD"/>
    <w:rsid w:val="00320AD6"/>
    <w:rsid w:val="00320DC5"/>
    <w:rsid w:val="00321800"/>
    <w:rsid w:val="0032212A"/>
    <w:rsid w:val="0032271F"/>
    <w:rsid w:val="003243FE"/>
    <w:rsid w:val="0032745F"/>
    <w:rsid w:val="00327B83"/>
    <w:rsid w:val="00330673"/>
    <w:rsid w:val="00331A07"/>
    <w:rsid w:val="00331EDC"/>
    <w:rsid w:val="0033452A"/>
    <w:rsid w:val="003376AE"/>
    <w:rsid w:val="00341DE0"/>
    <w:rsid w:val="0034263B"/>
    <w:rsid w:val="003443EE"/>
    <w:rsid w:val="00347865"/>
    <w:rsid w:val="0035172F"/>
    <w:rsid w:val="0035447B"/>
    <w:rsid w:val="00354C6A"/>
    <w:rsid w:val="003575AB"/>
    <w:rsid w:val="00360B78"/>
    <w:rsid w:val="00360DEA"/>
    <w:rsid w:val="00361165"/>
    <w:rsid w:val="00362912"/>
    <w:rsid w:val="00362DDC"/>
    <w:rsid w:val="00367F18"/>
    <w:rsid w:val="00373569"/>
    <w:rsid w:val="00376488"/>
    <w:rsid w:val="0037662B"/>
    <w:rsid w:val="00376CDE"/>
    <w:rsid w:val="003817BA"/>
    <w:rsid w:val="003820C0"/>
    <w:rsid w:val="0038313A"/>
    <w:rsid w:val="00384D93"/>
    <w:rsid w:val="00386803"/>
    <w:rsid w:val="003902A2"/>
    <w:rsid w:val="003936AB"/>
    <w:rsid w:val="00393A57"/>
    <w:rsid w:val="003946A2"/>
    <w:rsid w:val="003A0377"/>
    <w:rsid w:val="003A144D"/>
    <w:rsid w:val="003A40E9"/>
    <w:rsid w:val="003A4ED4"/>
    <w:rsid w:val="003A5AFD"/>
    <w:rsid w:val="003A6E7A"/>
    <w:rsid w:val="003A734D"/>
    <w:rsid w:val="003B144D"/>
    <w:rsid w:val="003B386B"/>
    <w:rsid w:val="003B3C96"/>
    <w:rsid w:val="003B5099"/>
    <w:rsid w:val="003B624D"/>
    <w:rsid w:val="003B62C8"/>
    <w:rsid w:val="003B6A7F"/>
    <w:rsid w:val="003B7808"/>
    <w:rsid w:val="003C04EF"/>
    <w:rsid w:val="003C073E"/>
    <w:rsid w:val="003C080D"/>
    <w:rsid w:val="003C1BCC"/>
    <w:rsid w:val="003C1FE8"/>
    <w:rsid w:val="003C36CA"/>
    <w:rsid w:val="003C441E"/>
    <w:rsid w:val="003C5496"/>
    <w:rsid w:val="003D2481"/>
    <w:rsid w:val="003D5839"/>
    <w:rsid w:val="003D7AE3"/>
    <w:rsid w:val="003D7C2C"/>
    <w:rsid w:val="003D7D6D"/>
    <w:rsid w:val="003E4075"/>
    <w:rsid w:val="003E50A9"/>
    <w:rsid w:val="003E5CA5"/>
    <w:rsid w:val="003E5E83"/>
    <w:rsid w:val="003E6329"/>
    <w:rsid w:val="003E6582"/>
    <w:rsid w:val="003E69CE"/>
    <w:rsid w:val="003E7C28"/>
    <w:rsid w:val="003F17D5"/>
    <w:rsid w:val="003F36E9"/>
    <w:rsid w:val="003F777A"/>
    <w:rsid w:val="00403DF2"/>
    <w:rsid w:val="00406E14"/>
    <w:rsid w:val="00407C63"/>
    <w:rsid w:val="00410F93"/>
    <w:rsid w:val="00412BF6"/>
    <w:rsid w:val="00412CB6"/>
    <w:rsid w:val="004159A0"/>
    <w:rsid w:val="004162C2"/>
    <w:rsid w:val="0042053F"/>
    <w:rsid w:val="00421529"/>
    <w:rsid w:val="0042290D"/>
    <w:rsid w:val="00422A62"/>
    <w:rsid w:val="0042355F"/>
    <w:rsid w:val="00427EEF"/>
    <w:rsid w:val="00433211"/>
    <w:rsid w:val="00433A02"/>
    <w:rsid w:val="00434987"/>
    <w:rsid w:val="00436126"/>
    <w:rsid w:val="00440C49"/>
    <w:rsid w:val="004417AC"/>
    <w:rsid w:val="004429CB"/>
    <w:rsid w:val="00442F80"/>
    <w:rsid w:val="00446E86"/>
    <w:rsid w:val="00447F11"/>
    <w:rsid w:val="004508D0"/>
    <w:rsid w:val="00451286"/>
    <w:rsid w:val="00453B79"/>
    <w:rsid w:val="004549AF"/>
    <w:rsid w:val="00455E22"/>
    <w:rsid w:val="00461150"/>
    <w:rsid w:val="00463414"/>
    <w:rsid w:val="004647B0"/>
    <w:rsid w:val="00465E1F"/>
    <w:rsid w:val="00465EB2"/>
    <w:rsid w:val="004670D8"/>
    <w:rsid w:val="00471491"/>
    <w:rsid w:val="004717CF"/>
    <w:rsid w:val="004752F3"/>
    <w:rsid w:val="00476920"/>
    <w:rsid w:val="00476AD2"/>
    <w:rsid w:val="0048170D"/>
    <w:rsid w:val="00482261"/>
    <w:rsid w:val="004834B1"/>
    <w:rsid w:val="00486023"/>
    <w:rsid w:val="00487083"/>
    <w:rsid w:val="00491457"/>
    <w:rsid w:val="00491DCB"/>
    <w:rsid w:val="00495A1F"/>
    <w:rsid w:val="0049602F"/>
    <w:rsid w:val="004A127A"/>
    <w:rsid w:val="004A32A0"/>
    <w:rsid w:val="004A6087"/>
    <w:rsid w:val="004B0B62"/>
    <w:rsid w:val="004B0BE3"/>
    <w:rsid w:val="004B17FE"/>
    <w:rsid w:val="004B3FF4"/>
    <w:rsid w:val="004B5C13"/>
    <w:rsid w:val="004B6459"/>
    <w:rsid w:val="004B66CC"/>
    <w:rsid w:val="004C0423"/>
    <w:rsid w:val="004C3F84"/>
    <w:rsid w:val="004C7109"/>
    <w:rsid w:val="004D2669"/>
    <w:rsid w:val="004E1F5E"/>
    <w:rsid w:val="004E583F"/>
    <w:rsid w:val="004E5CD0"/>
    <w:rsid w:val="004E676A"/>
    <w:rsid w:val="004E6DB5"/>
    <w:rsid w:val="004E7570"/>
    <w:rsid w:val="004F0522"/>
    <w:rsid w:val="004F1D8D"/>
    <w:rsid w:val="004F41C8"/>
    <w:rsid w:val="005019B6"/>
    <w:rsid w:val="00501DB0"/>
    <w:rsid w:val="00502FC7"/>
    <w:rsid w:val="0050684E"/>
    <w:rsid w:val="00511A42"/>
    <w:rsid w:val="005154FB"/>
    <w:rsid w:val="0052087C"/>
    <w:rsid w:val="00520C3C"/>
    <w:rsid w:val="005256D0"/>
    <w:rsid w:val="00530543"/>
    <w:rsid w:val="0053198D"/>
    <w:rsid w:val="005359E6"/>
    <w:rsid w:val="00536D21"/>
    <w:rsid w:val="005377D8"/>
    <w:rsid w:val="005446CD"/>
    <w:rsid w:val="00544899"/>
    <w:rsid w:val="00545387"/>
    <w:rsid w:val="005462E3"/>
    <w:rsid w:val="0054767C"/>
    <w:rsid w:val="00550AF2"/>
    <w:rsid w:val="00552862"/>
    <w:rsid w:val="00552AA0"/>
    <w:rsid w:val="00554B4C"/>
    <w:rsid w:val="00555069"/>
    <w:rsid w:val="005550FD"/>
    <w:rsid w:val="00555AC9"/>
    <w:rsid w:val="00555C91"/>
    <w:rsid w:val="005562D8"/>
    <w:rsid w:val="0055724A"/>
    <w:rsid w:val="00560D69"/>
    <w:rsid w:val="00560F11"/>
    <w:rsid w:val="005614D3"/>
    <w:rsid w:val="00565644"/>
    <w:rsid w:val="00565FE7"/>
    <w:rsid w:val="00566A84"/>
    <w:rsid w:val="00571657"/>
    <w:rsid w:val="0057286D"/>
    <w:rsid w:val="00584147"/>
    <w:rsid w:val="00584AE5"/>
    <w:rsid w:val="00595530"/>
    <w:rsid w:val="00595E15"/>
    <w:rsid w:val="005A13A3"/>
    <w:rsid w:val="005A5E8B"/>
    <w:rsid w:val="005A6308"/>
    <w:rsid w:val="005A7D06"/>
    <w:rsid w:val="005B197A"/>
    <w:rsid w:val="005B19B7"/>
    <w:rsid w:val="005B3C84"/>
    <w:rsid w:val="005B50D4"/>
    <w:rsid w:val="005C1D45"/>
    <w:rsid w:val="005C2DB7"/>
    <w:rsid w:val="005C3B75"/>
    <w:rsid w:val="005C505E"/>
    <w:rsid w:val="005C6DF5"/>
    <w:rsid w:val="005D04A2"/>
    <w:rsid w:val="005D1C67"/>
    <w:rsid w:val="005D5A0F"/>
    <w:rsid w:val="005D5F1A"/>
    <w:rsid w:val="005D6713"/>
    <w:rsid w:val="005D7007"/>
    <w:rsid w:val="005E1773"/>
    <w:rsid w:val="005E26AA"/>
    <w:rsid w:val="005E5AB4"/>
    <w:rsid w:val="005E6819"/>
    <w:rsid w:val="005F101A"/>
    <w:rsid w:val="005F2847"/>
    <w:rsid w:val="005F55B8"/>
    <w:rsid w:val="005F62F1"/>
    <w:rsid w:val="005F6D2D"/>
    <w:rsid w:val="005F7886"/>
    <w:rsid w:val="005F7B75"/>
    <w:rsid w:val="005F7D8F"/>
    <w:rsid w:val="00602E56"/>
    <w:rsid w:val="0060349E"/>
    <w:rsid w:val="00603E54"/>
    <w:rsid w:val="00604830"/>
    <w:rsid w:val="00607DE0"/>
    <w:rsid w:val="00610A45"/>
    <w:rsid w:val="00611C49"/>
    <w:rsid w:val="006129C5"/>
    <w:rsid w:val="006151D1"/>
    <w:rsid w:val="00617764"/>
    <w:rsid w:val="00622ADF"/>
    <w:rsid w:val="00624D06"/>
    <w:rsid w:val="00626735"/>
    <w:rsid w:val="00631D96"/>
    <w:rsid w:val="00633725"/>
    <w:rsid w:val="00633800"/>
    <w:rsid w:val="0063610D"/>
    <w:rsid w:val="006370CC"/>
    <w:rsid w:val="006373A7"/>
    <w:rsid w:val="00637550"/>
    <w:rsid w:val="00637A98"/>
    <w:rsid w:val="00637D8E"/>
    <w:rsid w:val="00643A84"/>
    <w:rsid w:val="00643F30"/>
    <w:rsid w:val="006444C3"/>
    <w:rsid w:val="00644BF5"/>
    <w:rsid w:val="00644E48"/>
    <w:rsid w:val="00650EC0"/>
    <w:rsid w:val="00652FEF"/>
    <w:rsid w:val="00654106"/>
    <w:rsid w:val="0066228B"/>
    <w:rsid w:val="00662740"/>
    <w:rsid w:val="00664B83"/>
    <w:rsid w:val="00665E0E"/>
    <w:rsid w:val="00666076"/>
    <w:rsid w:val="00675470"/>
    <w:rsid w:val="0067672A"/>
    <w:rsid w:val="006775BB"/>
    <w:rsid w:val="00680D3C"/>
    <w:rsid w:val="0068315A"/>
    <w:rsid w:val="00683543"/>
    <w:rsid w:val="006844D3"/>
    <w:rsid w:val="00685D89"/>
    <w:rsid w:val="00686178"/>
    <w:rsid w:val="00686BC6"/>
    <w:rsid w:val="00691B5D"/>
    <w:rsid w:val="00692A8E"/>
    <w:rsid w:val="0069413F"/>
    <w:rsid w:val="0069461A"/>
    <w:rsid w:val="00695035"/>
    <w:rsid w:val="006954E1"/>
    <w:rsid w:val="0069550C"/>
    <w:rsid w:val="0069584D"/>
    <w:rsid w:val="00695A4C"/>
    <w:rsid w:val="00696437"/>
    <w:rsid w:val="0069710A"/>
    <w:rsid w:val="006A2DA1"/>
    <w:rsid w:val="006A4821"/>
    <w:rsid w:val="006A6B07"/>
    <w:rsid w:val="006B1A8D"/>
    <w:rsid w:val="006B3E59"/>
    <w:rsid w:val="006B40A8"/>
    <w:rsid w:val="006B47EC"/>
    <w:rsid w:val="006B5F7F"/>
    <w:rsid w:val="006C1CF4"/>
    <w:rsid w:val="006C2865"/>
    <w:rsid w:val="006C2C8B"/>
    <w:rsid w:val="006D1DCD"/>
    <w:rsid w:val="006D277A"/>
    <w:rsid w:val="006D2BF6"/>
    <w:rsid w:val="006D506A"/>
    <w:rsid w:val="006D5271"/>
    <w:rsid w:val="006D5D50"/>
    <w:rsid w:val="006D6412"/>
    <w:rsid w:val="006D73F4"/>
    <w:rsid w:val="006E1033"/>
    <w:rsid w:val="006E2A26"/>
    <w:rsid w:val="006E4484"/>
    <w:rsid w:val="006E56F5"/>
    <w:rsid w:val="006E5C40"/>
    <w:rsid w:val="006E7A86"/>
    <w:rsid w:val="006F066F"/>
    <w:rsid w:val="006F2191"/>
    <w:rsid w:val="006F2E2B"/>
    <w:rsid w:val="006F3420"/>
    <w:rsid w:val="006F4701"/>
    <w:rsid w:val="006F6997"/>
    <w:rsid w:val="00700A79"/>
    <w:rsid w:val="0070486B"/>
    <w:rsid w:val="00706102"/>
    <w:rsid w:val="00706156"/>
    <w:rsid w:val="00707B1B"/>
    <w:rsid w:val="00707C9A"/>
    <w:rsid w:val="0071227D"/>
    <w:rsid w:val="00712FB1"/>
    <w:rsid w:val="00714078"/>
    <w:rsid w:val="00717438"/>
    <w:rsid w:val="00717480"/>
    <w:rsid w:val="0072023E"/>
    <w:rsid w:val="0072057E"/>
    <w:rsid w:val="0072339D"/>
    <w:rsid w:val="007301A9"/>
    <w:rsid w:val="00731284"/>
    <w:rsid w:val="00731AE6"/>
    <w:rsid w:val="007321C4"/>
    <w:rsid w:val="0073369A"/>
    <w:rsid w:val="00735080"/>
    <w:rsid w:val="007357E6"/>
    <w:rsid w:val="00736028"/>
    <w:rsid w:val="00736191"/>
    <w:rsid w:val="007364D5"/>
    <w:rsid w:val="007369EC"/>
    <w:rsid w:val="007414F7"/>
    <w:rsid w:val="00741670"/>
    <w:rsid w:val="0074339C"/>
    <w:rsid w:val="00745AA4"/>
    <w:rsid w:val="00747D28"/>
    <w:rsid w:val="00747E73"/>
    <w:rsid w:val="0075219B"/>
    <w:rsid w:val="00762C25"/>
    <w:rsid w:val="00763BF0"/>
    <w:rsid w:val="007648F0"/>
    <w:rsid w:val="00765446"/>
    <w:rsid w:val="00765740"/>
    <w:rsid w:val="007676B5"/>
    <w:rsid w:val="0077112A"/>
    <w:rsid w:val="007749BF"/>
    <w:rsid w:val="00774FAC"/>
    <w:rsid w:val="007770A8"/>
    <w:rsid w:val="00782E2F"/>
    <w:rsid w:val="00783EC9"/>
    <w:rsid w:val="0078553A"/>
    <w:rsid w:val="00785988"/>
    <w:rsid w:val="0078685C"/>
    <w:rsid w:val="007914B2"/>
    <w:rsid w:val="00792F1C"/>
    <w:rsid w:val="00794244"/>
    <w:rsid w:val="007947B2"/>
    <w:rsid w:val="00795C84"/>
    <w:rsid w:val="007973F5"/>
    <w:rsid w:val="007A3FEF"/>
    <w:rsid w:val="007A655A"/>
    <w:rsid w:val="007B00D9"/>
    <w:rsid w:val="007B1F17"/>
    <w:rsid w:val="007B2141"/>
    <w:rsid w:val="007B221C"/>
    <w:rsid w:val="007B2E9B"/>
    <w:rsid w:val="007B3588"/>
    <w:rsid w:val="007B5A97"/>
    <w:rsid w:val="007B6399"/>
    <w:rsid w:val="007B75D2"/>
    <w:rsid w:val="007B7E10"/>
    <w:rsid w:val="007C012E"/>
    <w:rsid w:val="007C0FA0"/>
    <w:rsid w:val="007C2767"/>
    <w:rsid w:val="007C27C1"/>
    <w:rsid w:val="007C2A7A"/>
    <w:rsid w:val="007C3B1B"/>
    <w:rsid w:val="007C4AD3"/>
    <w:rsid w:val="007C54A5"/>
    <w:rsid w:val="007D379D"/>
    <w:rsid w:val="007D3DC8"/>
    <w:rsid w:val="007D43A1"/>
    <w:rsid w:val="007D4A6A"/>
    <w:rsid w:val="007D5D1D"/>
    <w:rsid w:val="007D6539"/>
    <w:rsid w:val="007D7A36"/>
    <w:rsid w:val="007E5662"/>
    <w:rsid w:val="007E6353"/>
    <w:rsid w:val="007E63FB"/>
    <w:rsid w:val="007E705E"/>
    <w:rsid w:val="007E7177"/>
    <w:rsid w:val="007F3B3A"/>
    <w:rsid w:val="007F5C39"/>
    <w:rsid w:val="008000EE"/>
    <w:rsid w:val="00801A59"/>
    <w:rsid w:val="0080203F"/>
    <w:rsid w:val="00802C36"/>
    <w:rsid w:val="00804050"/>
    <w:rsid w:val="0080434F"/>
    <w:rsid w:val="0080451E"/>
    <w:rsid w:val="00806137"/>
    <w:rsid w:val="00806275"/>
    <w:rsid w:val="00806AAF"/>
    <w:rsid w:val="008103DC"/>
    <w:rsid w:val="00810A70"/>
    <w:rsid w:val="00813F98"/>
    <w:rsid w:val="008150C3"/>
    <w:rsid w:val="00815130"/>
    <w:rsid w:val="00816BFC"/>
    <w:rsid w:val="00825519"/>
    <w:rsid w:val="008258F6"/>
    <w:rsid w:val="008305E9"/>
    <w:rsid w:val="0083152D"/>
    <w:rsid w:val="00841B6F"/>
    <w:rsid w:val="00842CCD"/>
    <w:rsid w:val="0084566F"/>
    <w:rsid w:val="00846227"/>
    <w:rsid w:val="00847DCB"/>
    <w:rsid w:val="00850A94"/>
    <w:rsid w:val="00851C28"/>
    <w:rsid w:val="00854F26"/>
    <w:rsid w:val="008565DC"/>
    <w:rsid w:val="00856B9D"/>
    <w:rsid w:val="00861581"/>
    <w:rsid w:val="008615B3"/>
    <w:rsid w:val="00863EC3"/>
    <w:rsid w:val="00864630"/>
    <w:rsid w:val="00865CCB"/>
    <w:rsid w:val="00873D5E"/>
    <w:rsid w:val="00873E26"/>
    <w:rsid w:val="008740B9"/>
    <w:rsid w:val="0087481C"/>
    <w:rsid w:val="008763B6"/>
    <w:rsid w:val="008763C2"/>
    <w:rsid w:val="00880EF1"/>
    <w:rsid w:val="00882E31"/>
    <w:rsid w:val="00883296"/>
    <w:rsid w:val="00884AAB"/>
    <w:rsid w:val="00884F1A"/>
    <w:rsid w:val="008852C6"/>
    <w:rsid w:val="00885C61"/>
    <w:rsid w:val="008944AE"/>
    <w:rsid w:val="00897B6A"/>
    <w:rsid w:val="008A0FD6"/>
    <w:rsid w:val="008A17B9"/>
    <w:rsid w:val="008A1D62"/>
    <w:rsid w:val="008A4216"/>
    <w:rsid w:val="008A5B37"/>
    <w:rsid w:val="008B0726"/>
    <w:rsid w:val="008B3CF9"/>
    <w:rsid w:val="008B61BC"/>
    <w:rsid w:val="008B70DD"/>
    <w:rsid w:val="008C173F"/>
    <w:rsid w:val="008C1BF1"/>
    <w:rsid w:val="008C681F"/>
    <w:rsid w:val="008D4523"/>
    <w:rsid w:val="008D5026"/>
    <w:rsid w:val="008E0C77"/>
    <w:rsid w:val="008E20A5"/>
    <w:rsid w:val="008E22C6"/>
    <w:rsid w:val="008E2761"/>
    <w:rsid w:val="008E50C4"/>
    <w:rsid w:val="008E718A"/>
    <w:rsid w:val="008E740A"/>
    <w:rsid w:val="008E7C5E"/>
    <w:rsid w:val="008F0A78"/>
    <w:rsid w:val="008F20D8"/>
    <w:rsid w:val="008F3348"/>
    <w:rsid w:val="008F3726"/>
    <w:rsid w:val="008F53F8"/>
    <w:rsid w:val="008F57F2"/>
    <w:rsid w:val="008F7824"/>
    <w:rsid w:val="00900B93"/>
    <w:rsid w:val="00901494"/>
    <w:rsid w:val="00903326"/>
    <w:rsid w:val="009036B9"/>
    <w:rsid w:val="0091126A"/>
    <w:rsid w:val="00911A26"/>
    <w:rsid w:val="009125A4"/>
    <w:rsid w:val="00912C34"/>
    <w:rsid w:val="0091547C"/>
    <w:rsid w:val="0091629E"/>
    <w:rsid w:val="00920EE9"/>
    <w:rsid w:val="00922824"/>
    <w:rsid w:val="00925DE2"/>
    <w:rsid w:val="009278A9"/>
    <w:rsid w:val="00932179"/>
    <w:rsid w:val="00932659"/>
    <w:rsid w:val="00933351"/>
    <w:rsid w:val="00933964"/>
    <w:rsid w:val="009344DF"/>
    <w:rsid w:val="00935474"/>
    <w:rsid w:val="00935DA1"/>
    <w:rsid w:val="009367DB"/>
    <w:rsid w:val="009368B9"/>
    <w:rsid w:val="00937148"/>
    <w:rsid w:val="00943BB9"/>
    <w:rsid w:val="00946C74"/>
    <w:rsid w:val="0095209D"/>
    <w:rsid w:val="00955AEE"/>
    <w:rsid w:val="00955C99"/>
    <w:rsid w:val="00956B83"/>
    <w:rsid w:val="00960527"/>
    <w:rsid w:val="0096399D"/>
    <w:rsid w:val="00966C09"/>
    <w:rsid w:val="00966E92"/>
    <w:rsid w:val="00967FD7"/>
    <w:rsid w:val="009703E8"/>
    <w:rsid w:val="00970A0F"/>
    <w:rsid w:val="009720AE"/>
    <w:rsid w:val="00976901"/>
    <w:rsid w:val="0098000B"/>
    <w:rsid w:val="00980BA6"/>
    <w:rsid w:val="00980ECF"/>
    <w:rsid w:val="00983358"/>
    <w:rsid w:val="00987AEC"/>
    <w:rsid w:val="00992832"/>
    <w:rsid w:val="0099612F"/>
    <w:rsid w:val="00996549"/>
    <w:rsid w:val="00997463"/>
    <w:rsid w:val="00997BD9"/>
    <w:rsid w:val="009A0DCB"/>
    <w:rsid w:val="009A40A0"/>
    <w:rsid w:val="009A5D01"/>
    <w:rsid w:val="009A668C"/>
    <w:rsid w:val="009A69B8"/>
    <w:rsid w:val="009B0BE8"/>
    <w:rsid w:val="009B2948"/>
    <w:rsid w:val="009B7523"/>
    <w:rsid w:val="009B79A8"/>
    <w:rsid w:val="009C28C6"/>
    <w:rsid w:val="009C60A7"/>
    <w:rsid w:val="009C60B4"/>
    <w:rsid w:val="009C7C02"/>
    <w:rsid w:val="009D123F"/>
    <w:rsid w:val="009D1355"/>
    <w:rsid w:val="009D479F"/>
    <w:rsid w:val="009D4837"/>
    <w:rsid w:val="009E0747"/>
    <w:rsid w:val="009E13CA"/>
    <w:rsid w:val="009E2229"/>
    <w:rsid w:val="009E2363"/>
    <w:rsid w:val="009E7B83"/>
    <w:rsid w:val="009F0F7C"/>
    <w:rsid w:val="009F17C9"/>
    <w:rsid w:val="009F467F"/>
    <w:rsid w:val="009F541E"/>
    <w:rsid w:val="009F746F"/>
    <w:rsid w:val="009F7E0D"/>
    <w:rsid w:val="00A00A8D"/>
    <w:rsid w:val="00A01086"/>
    <w:rsid w:val="00A017BA"/>
    <w:rsid w:val="00A047F7"/>
    <w:rsid w:val="00A06182"/>
    <w:rsid w:val="00A06B1A"/>
    <w:rsid w:val="00A07373"/>
    <w:rsid w:val="00A076B1"/>
    <w:rsid w:val="00A076EC"/>
    <w:rsid w:val="00A10230"/>
    <w:rsid w:val="00A14EE7"/>
    <w:rsid w:val="00A15AEE"/>
    <w:rsid w:val="00A20831"/>
    <w:rsid w:val="00A20B23"/>
    <w:rsid w:val="00A21029"/>
    <w:rsid w:val="00A22A57"/>
    <w:rsid w:val="00A244B6"/>
    <w:rsid w:val="00A26FA6"/>
    <w:rsid w:val="00A27DB8"/>
    <w:rsid w:val="00A27FFB"/>
    <w:rsid w:val="00A31DE0"/>
    <w:rsid w:val="00A32A91"/>
    <w:rsid w:val="00A33D3F"/>
    <w:rsid w:val="00A359D0"/>
    <w:rsid w:val="00A35B8D"/>
    <w:rsid w:val="00A43BDA"/>
    <w:rsid w:val="00A442A0"/>
    <w:rsid w:val="00A46BD4"/>
    <w:rsid w:val="00A470BA"/>
    <w:rsid w:val="00A54058"/>
    <w:rsid w:val="00A55C74"/>
    <w:rsid w:val="00A560E6"/>
    <w:rsid w:val="00A61DA8"/>
    <w:rsid w:val="00A634A0"/>
    <w:rsid w:val="00A63BFC"/>
    <w:rsid w:val="00A65113"/>
    <w:rsid w:val="00A653F9"/>
    <w:rsid w:val="00A659E2"/>
    <w:rsid w:val="00A715C7"/>
    <w:rsid w:val="00A72267"/>
    <w:rsid w:val="00A733A1"/>
    <w:rsid w:val="00A744E5"/>
    <w:rsid w:val="00A76B03"/>
    <w:rsid w:val="00A77404"/>
    <w:rsid w:val="00A779E1"/>
    <w:rsid w:val="00A77B72"/>
    <w:rsid w:val="00A80460"/>
    <w:rsid w:val="00A81B9B"/>
    <w:rsid w:val="00A9041E"/>
    <w:rsid w:val="00A906BD"/>
    <w:rsid w:val="00A90D8A"/>
    <w:rsid w:val="00A92C05"/>
    <w:rsid w:val="00A9389D"/>
    <w:rsid w:val="00A941E1"/>
    <w:rsid w:val="00A95DB9"/>
    <w:rsid w:val="00A97206"/>
    <w:rsid w:val="00A9726E"/>
    <w:rsid w:val="00AA0DA7"/>
    <w:rsid w:val="00AA2865"/>
    <w:rsid w:val="00AA2945"/>
    <w:rsid w:val="00AA2F67"/>
    <w:rsid w:val="00AA448A"/>
    <w:rsid w:val="00AB0209"/>
    <w:rsid w:val="00AB0F92"/>
    <w:rsid w:val="00AB11F3"/>
    <w:rsid w:val="00AB162D"/>
    <w:rsid w:val="00AB31DB"/>
    <w:rsid w:val="00AB47E2"/>
    <w:rsid w:val="00AB57E6"/>
    <w:rsid w:val="00AB69EC"/>
    <w:rsid w:val="00AB7865"/>
    <w:rsid w:val="00AB7BB1"/>
    <w:rsid w:val="00AC05D4"/>
    <w:rsid w:val="00AC083E"/>
    <w:rsid w:val="00AC0A48"/>
    <w:rsid w:val="00AC23F3"/>
    <w:rsid w:val="00AC367E"/>
    <w:rsid w:val="00AC3D54"/>
    <w:rsid w:val="00AC60AA"/>
    <w:rsid w:val="00AC63A8"/>
    <w:rsid w:val="00AD0A03"/>
    <w:rsid w:val="00AD206D"/>
    <w:rsid w:val="00AD32A3"/>
    <w:rsid w:val="00AD3639"/>
    <w:rsid w:val="00AD4D6D"/>
    <w:rsid w:val="00AD5EAF"/>
    <w:rsid w:val="00AD6B41"/>
    <w:rsid w:val="00AD7907"/>
    <w:rsid w:val="00AE1C41"/>
    <w:rsid w:val="00AE4087"/>
    <w:rsid w:val="00AE47F5"/>
    <w:rsid w:val="00AE4C10"/>
    <w:rsid w:val="00AF3C54"/>
    <w:rsid w:val="00AF41A3"/>
    <w:rsid w:val="00AF6084"/>
    <w:rsid w:val="00AF7293"/>
    <w:rsid w:val="00B021D3"/>
    <w:rsid w:val="00B03603"/>
    <w:rsid w:val="00B036F8"/>
    <w:rsid w:val="00B0516D"/>
    <w:rsid w:val="00B065A9"/>
    <w:rsid w:val="00B06807"/>
    <w:rsid w:val="00B07212"/>
    <w:rsid w:val="00B07CA4"/>
    <w:rsid w:val="00B1324D"/>
    <w:rsid w:val="00B13C05"/>
    <w:rsid w:val="00B14302"/>
    <w:rsid w:val="00B14E86"/>
    <w:rsid w:val="00B150F8"/>
    <w:rsid w:val="00B17042"/>
    <w:rsid w:val="00B22F00"/>
    <w:rsid w:val="00B23137"/>
    <w:rsid w:val="00B23C34"/>
    <w:rsid w:val="00B24F3D"/>
    <w:rsid w:val="00B275B9"/>
    <w:rsid w:val="00B3212D"/>
    <w:rsid w:val="00B3347E"/>
    <w:rsid w:val="00B3367A"/>
    <w:rsid w:val="00B37225"/>
    <w:rsid w:val="00B373FA"/>
    <w:rsid w:val="00B44FC3"/>
    <w:rsid w:val="00B450C5"/>
    <w:rsid w:val="00B452A9"/>
    <w:rsid w:val="00B456FF"/>
    <w:rsid w:val="00B501D0"/>
    <w:rsid w:val="00B514F1"/>
    <w:rsid w:val="00B52101"/>
    <w:rsid w:val="00B5254F"/>
    <w:rsid w:val="00B534C8"/>
    <w:rsid w:val="00B56706"/>
    <w:rsid w:val="00B568F8"/>
    <w:rsid w:val="00B60075"/>
    <w:rsid w:val="00B70D93"/>
    <w:rsid w:val="00B71E39"/>
    <w:rsid w:val="00B72EE3"/>
    <w:rsid w:val="00B74560"/>
    <w:rsid w:val="00B76342"/>
    <w:rsid w:val="00B76396"/>
    <w:rsid w:val="00B76A23"/>
    <w:rsid w:val="00B802DC"/>
    <w:rsid w:val="00B80594"/>
    <w:rsid w:val="00B80C35"/>
    <w:rsid w:val="00B81635"/>
    <w:rsid w:val="00B81DE4"/>
    <w:rsid w:val="00B83787"/>
    <w:rsid w:val="00B83EBB"/>
    <w:rsid w:val="00B83FD4"/>
    <w:rsid w:val="00B84052"/>
    <w:rsid w:val="00B84797"/>
    <w:rsid w:val="00B855C3"/>
    <w:rsid w:val="00B85682"/>
    <w:rsid w:val="00B85910"/>
    <w:rsid w:val="00B86E3F"/>
    <w:rsid w:val="00B91135"/>
    <w:rsid w:val="00B91A2B"/>
    <w:rsid w:val="00B931A3"/>
    <w:rsid w:val="00B94CE3"/>
    <w:rsid w:val="00B94FCE"/>
    <w:rsid w:val="00B968EE"/>
    <w:rsid w:val="00BA0DDC"/>
    <w:rsid w:val="00BA35D5"/>
    <w:rsid w:val="00BA43EB"/>
    <w:rsid w:val="00BB37E5"/>
    <w:rsid w:val="00BB6B83"/>
    <w:rsid w:val="00BB7E7F"/>
    <w:rsid w:val="00BB7F76"/>
    <w:rsid w:val="00BC075F"/>
    <w:rsid w:val="00BC1EA3"/>
    <w:rsid w:val="00BC276D"/>
    <w:rsid w:val="00BC4907"/>
    <w:rsid w:val="00BC4DF9"/>
    <w:rsid w:val="00BC71BA"/>
    <w:rsid w:val="00BC7256"/>
    <w:rsid w:val="00BD2EC1"/>
    <w:rsid w:val="00BD32C2"/>
    <w:rsid w:val="00BD559B"/>
    <w:rsid w:val="00BD57F9"/>
    <w:rsid w:val="00BE0971"/>
    <w:rsid w:val="00BE0B17"/>
    <w:rsid w:val="00BE0B2F"/>
    <w:rsid w:val="00BE2A7F"/>
    <w:rsid w:val="00BE3047"/>
    <w:rsid w:val="00BE3FAC"/>
    <w:rsid w:val="00BE5322"/>
    <w:rsid w:val="00BE57E7"/>
    <w:rsid w:val="00BE5D2B"/>
    <w:rsid w:val="00BE63C6"/>
    <w:rsid w:val="00BE6B1C"/>
    <w:rsid w:val="00BE6E5F"/>
    <w:rsid w:val="00BF3E78"/>
    <w:rsid w:val="00BF412F"/>
    <w:rsid w:val="00BF4FB6"/>
    <w:rsid w:val="00BF5C58"/>
    <w:rsid w:val="00BF664A"/>
    <w:rsid w:val="00BF6CF9"/>
    <w:rsid w:val="00BF7EDF"/>
    <w:rsid w:val="00C00414"/>
    <w:rsid w:val="00C01065"/>
    <w:rsid w:val="00C015DD"/>
    <w:rsid w:val="00C0350C"/>
    <w:rsid w:val="00C03C66"/>
    <w:rsid w:val="00C043E2"/>
    <w:rsid w:val="00C05222"/>
    <w:rsid w:val="00C05FAA"/>
    <w:rsid w:val="00C10CAB"/>
    <w:rsid w:val="00C10F65"/>
    <w:rsid w:val="00C1106A"/>
    <w:rsid w:val="00C12936"/>
    <w:rsid w:val="00C13622"/>
    <w:rsid w:val="00C139A4"/>
    <w:rsid w:val="00C1460F"/>
    <w:rsid w:val="00C16850"/>
    <w:rsid w:val="00C218F6"/>
    <w:rsid w:val="00C21FC8"/>
    <w:rsid w:val="00C24850"/>
    <w:rsid w:val="00C24939"/>
    <w:rsid w:val="00C27787"/>
    <w:rsid w:val="00C27A04"/>
    <w:rsid w:val="00C27AD0"/>
    <w:rsid w:val="00C30F7F"/>
    <w:rsid w:val="00C339C0"/>
    <w:rsid w:val="00C35AA2"/>
    <w:rsid w:val="00C35D2F"/>
    <w:rsid w:val="00C421E4"/>
    <w:rsid w:val="00C4227D"/>
    <w:rsid w:val="00C434E2"/>
    <w:rsid w:val="00C438D5"/>
    <w:rsid w:val="00C47640"/>
    <w:rsid w:val="00C50953"/>
    <w:rsid w:val="00C510C2"/>
    <w:rsid w:val="00C51134"/>
    <w:rsid w:val="00C5208D"/>
    <w:rsid w:val="00C523E7"/>
    <w:rsid w:val="00C52532"/>
    <w:rsid w:val="00C55B79"/>
    <w:rsid w:val="00C56BD4"/>
    <w:rsid w:val="00C601D9"/>
    <w:rsid w:val="00C6176A"/>
    <w:rsid w:val="00C6195B"/>
    <w:rsid w:val="00C632E3"/>
    <w:rsid w:val="00C638CD"/>
    <w:rsid w:val="00C63FCC"/>
    <w:rsid w:val="00C64187"/>
    <w:rsid w:val="00C6584F"/>
    <w:rsid w:val="00C666FE"/>
    <w:rsid w:val="00C66A30"/>
    <w:rsid w:val="00C7158E"/>
    <w:rsid w:val="00C716DD"/>
    <w:rsid w:val="00C7291B"/>
    <w:rsid w:val="00C72B25"/>
    <w:rsid w:val="00C734A9"/>
    <w:rsid w:val="00C7426E"/>
    <w:rsid w:val="00C757F2"/>
    <w:rsid w:val="00C75BA1"/>
    <w:rsid w:val="00C7612A"/>
    <w:rsid w:val="00C81258"/>
    <w:rsid w:val="00C825A2"/>
    <w:rsid w:val="00C83C52"/>
    <w:rsid w:val="00C8453E"/>
    <w:rsid w:val="00C85103"/>
    <w:rsid w:val="00C85E92"/>
    <w:rsid w:val="00C87506"/>
    <w:rsid w:val="00C90067"/>
    <w:rsid w:val="00C90C06"/>
    <w:rsid w:val="00C9127E"/>
    <w:rsid w:val="00C913C8"/>
    <w:rsid w:val="00C92DD6"/>
    <w:rsid w:val="00C948F2"/>
    <w:rsid w:val="00C967BE"/>
    <w:rsid w:val="00CA10B5"/>
    <w:rsid w:val="00CA1C4D"/>
    <w:rsid w:val="00CA6213"/>
    <w:rsid w:val="00CA7519"/>
    <w:rsid w:val="00CB004A"/>
    <w:rsid w:val="00CB17DC"/>
    <w:rsid w:val="00CB2A35"/>
    <w:rsid w:val="00CB6E31"/>
    <w:rsid w:val="00CB6FAD"/>
    <w:rsid w:val="00CC013B"/>
    <w:rsid w:val="00CD0A13"/>
    <w:rsid w:val="00CD3FA1"/>
    <w:rsid w:val="00CD4727"/>
    <w:rsid w:val="00CD56FE"/>
    <w:rsid w:val="00CD57A9"/>
    <w:rsid w:val="00CD7099"/>
    <w:rsid w:val="00CE1553"/>
    <w:rsid w:val="00CE1D52"/>
    <w:rsid w:val="00CE1E4E"/>
    <w:rsid w:val="00CE3552"/>
    <w:rsid w:val="00CE5848"/>
    <w:rsid w:val="00CE5937"/>
    <w:rsid w:val="00CE6CA9"/>
    <w:rsid w:val="00CE7EC6"/>
    <w:rsid w:val="00CF16B2"/>
    <w:rsid w:val="00CF2793"/>
    <w:rsid w:val="00CF31C2"/>
    <w:rsid w:val="00CF38E0"/>
    <w:rsid w:val="00CF541E"/>
    <w:rsid w:val="00CF56D1"/>
    <w:rsid w:val="00CF6A93"/>
    <w:rsid w:val="00D00108"/>
    <w:rsid w:val="00D00D06"/>
    <w:rsid w:val="00D0140C"/>
    <w:rsid w:val="00D02B8C"/>
    <w:rsid w:val="00D100F6"/>
    <w:rsid w:val="00D10439"/>
    <w:rsid w:val="00D1065D"/>
    <w:rsid w:val="00D1218A"/>
    <w:rsid w:val="00D12D91"/>
    <w:rsid w:val="00D14BFF"/>
    <w:rsid w:val="00D15987"/>
    <w:rsid w:val="00D22D48"/>
    <w:rsid w:val="00D26645"/>
    <w:rsid w:val="00D2694E"/>
    <w:rsid w:val="00D26F43"/>
    <w:rsid w:val="00D27B64"/>
    <w:rsid w:val="00D301FC"/>
    <w:rsid w:val="00D32ABE"/>
    <w:rsid w:val="00D3338A"/>
    <w:rsid w:val="00D3509A"/>
    <w:rsid w:val="00D35276"/>
    <w:rsid w:val="00D37B29"/>
    <w:rsid w:val="00D40C91"/>
    <w:rsid w:val="00D42410"/>
    <w:rsid w:val="00D42DDA"/>
    <w:rsid w:val="00D432B7"/>
    <w:rsid w:val="00D4597A"/>
    <w:rsid w:val="00D500FC"/>
    <w:rsid w:val="00D553EA"/>
    <w:rsid w:val="00D5683C"/>
    <w:rsid w:val="00D575C1"/>
    <w:rsid w:val="00D60A9C"/>
    <w:rsid w:val="00D639F9"/>
    <w:rsid w:val="00D649D7"/>
    <w:rsid w:val="00D706F7"/>
    <w:rsid w:val="00D71D95"/>
    <w:rsid w:val="00D827ED"/>
    <w:rsid w:val="00D82883"/>
    <w:rsid w:val="00D846CC"/>
    <w:rsid w:val="00D8615F"/>
    <w:rsid w:val="00D863F5"/>
    <w:rsid w:val="00D86B7E"/>
    <w:rsid w:val="00D87B15"/>
    <w:rsid w:val="00D9130B"/>
    <w:rsid w:val="00D91DD8"/>
    <w:rsid w:val="00D93684"/>
    <w:rsid w:val="00D9430F"/>
    <w:rsid w:val="00D9431C"/>
    <w:rsid w:val="00D94777"/>
    <w:rsid w:val="00D9481E"/>
    <w:rsid w:val="00D94AE1"/>
    <w:rsid w:val="00D95734"/>
    <w:rsid w:val="00D960B9"/>
    <w:rsid w:val="00D96F97"/>
    <w:rsid w:val="00DA061C"/>
    <w:rsid w:val="00DA2150"/>
    <w:rsid w:val="00DA2B03"/>
    <w:rsid w:val="00DB00C3"/>
    <w:rsid w:val="00DB76B3"/>
    <w:rsid w:val="00DC0D2B"/>
    <w:rsid w:val="00DC1E70"/>
    <w:rsid w:val="00DC2107"/>
    <w:rsid w:val="00DC3160"/>
    <w:rsid w:val="00DC330D"/>
    <w:rsid w:val="00DC3D1E"/>
    <w:rsid w:val="00DC4BF7"/>
    <w:rsid w:val="00DD1209"/>
    <w:rsid w:val="00DD125E"/>
    <w:rsid w:val="00DD2448"/>
    <w:rsid w:val="00DD3851"/>
    <w:rsid w:val="00DE126D"/>
    <w:rsid w:val="00DE18A8"/>
    <w:rsid w:val="00DE750E"/>
    <w:rsid w:val="00DF1B78"/>
    <w:rsid w:val="00DF3C33"/>
    <w:rsid w:val="00DF7223"/>
    <w:rsid w:val="00DF7335"/>
    <w:rsid w:val="00DF7355"/>
    <w:rsid w:val="00E02345"/>
    <w:rsid w:val="00E02A52"/>
    <w:rsid w:val="00E036D6"/>
    <w:rsid w:val="00E0473A"/>
    <w:rsid w:val="00E05EFD"/>
    <w:rsid w:val="00E06218"/>
    <w:rsid w:val="00E07C50"/>
    <w:rsid w:val="00E10755"/>
    <w:rsid w:val="00E1130C"/>
    <w:rsid w:val="00E12F88"/>
    <w:rsid w:val="00E13DCF"/>
    <w:rsid w:val="00E13F67"/>
    <w:rsid w:val="00E14BB8"/>
    <w:rsid w:val="00E17DB3"/>
    <w:rsid w:val="00E20583"/>
    <w:rsid w:val="00E205F1"/>
    <w:rsid w:val="00E20FB1"/>
    <w:rsid w:val="00E21468"/>
    <w:rsid w:val="00E21ECD"/>
    <w:rsid w:val="00E23C2C"/>
    <w:rsid w:val="00E2661D"/>
    <w:rsid w:val="00E26832"/>
    <w:rsid w:val="00E279D0"/>
    <w:rsid w:val="00E27C18"/>
    <w:rsid w:val="00E31C2E"/>
    <w:rsid w:val="00E3209A"/>
    <w:rsid w:val="00E344FC"/>
    <w:rsid w:val="00E36B76"/>
    <w:rsid w:val="00E415C2"/>
    <w:rsid w:val="00E41BEB"/>
    <w:rsid w:val="00E42DB7"/>
    <w:rsid w:val="00E44B19"/>
    <w:rsid w:val="00E455AF"/>
    <w:rsid w:val="00E47870"/>
    <w:rsid w:val="00E478D3"/>
    <w:rsid w:val="00E515A7"/>
    <w:rsid w:val="00E52BC7"/>
    <w:rsid w:val="00E5428B"/>
    <w:rsid w:val="00E56604"/>
    <w:rsid w:val="00E56BF1"/>
    <w:rsid w:val="00E5765C"/>
    <w:rsid w:val="00E6642C"/>
    <w:rsid w:val="00E70167"/>
    <w:rsid w:val="00E70F8D"/>
    <w:rsid w:val="00E72649"/>
    <w:rsid w:val="00E727A1"/>
    <w:rsid w:val="00E72B6A"/>
    <w:rsid w:val="00E76B8F"/>
    <w:rsid w:val="00E818F4"/>
    <w:rsid w:val="00E8209A"/>
    <w:rsid w:val="00E820E1"/>
    <w:rsid w:val="00E84244"/>
    <w:rsid w:val="00E8522F"/>
    <w:rsid w:val="00E852DD"/>
    <w:rsid w:val="00E8552B"/>
    <w:rsid w:val="00E873BB"/>
    <w:rsid w:val="00E875FE"/>
    <w:rsid w:val="00E90335"/>
    <w:rsid w:val="00E92395"/>
    <w:rsid w:val="00E938CA"/>
    <w:rsid w:val="00E94549"/>
    <w:rsid w:val="00E95612"/>
    <w:rsid w:val="00E966CA"/>
    <w:rsid w:val="00EA0650"/>
    <w:rsid w:val="00EA4F5B"/>
    <w:rsid w:val="00EA5A03"/>
    <w:rsid w:val="00EB08F5"/>
    <w:rsid w:val="00EB0914"/>
    <w:rsid w:val="00EB314E"/>
    <w:rsid w:val="00EB4967"/>
    <w:rsid w:val="00EB4F7A"/>
    <w:rsid w:val="00EB5D6D"/>
    <w:rsid w:val="00EB60B0"/>
    <w:rsid w:val="00EB6C64"/>
    <w:rsid w:val="00EC1D2A"/>
    <w:rsid w:val="00EC38B0"/>
    <w:rsid w:val="00EC3F15"/>
    <w:rsid w:val="00EC741A"/>
    <w:rsid w:val="00ED4171"/>
    <w:rsid w:val="00ED52C9"/>
    <w:rsid w:val="00EE0E87"/>
    <w:rsid w:val="00EE2B6B"/>
    <w:rsid w:val="00EE559A"/>
    <w:rsid w:val="00EF22F9"/>
    <w:rsid w:val="00EF55F0"/>
    <w:rsid w:val="00EF5659"/>
    <w:rsid w:val="00EF5D07"/>
    <w:rsid w:val="00F024EE"/>
    <w:rsid w:val="00F04F7D"/>
    <w:rsid w:val="00F05C91"/>
    <w:rsid w:val="00F071B6"/>
    <w:rsid w:val="00F079AD"/>
    <w:rsid w:val="00F13042"/>
    <w:rsid w:val="00F16EB8"/>
    <w:rsid w:val="00F17C82"/>
    <w:rsid w:val="00F26A9A"/>
    <w:rsid w:val="00F26DC8"/>
    <w:rsid w:val="00F3270C"/>
    <w:rsid w:val="00F32AAA"/>
    <w:rsid w:val="00F32E91"/>
    <w:rsid w:val="00F349B3"/>
    <w:rsid w:val="00F34D3E"/>
    <w:rsid w:val="00F37621"/>
    <w:rsid w:val="00F42EE1"/>
    <w:rsid w:val="00F43898"/>
    <w:rsid w:val="00F43CB2"/>
    <w:rsid w:val="00F4579A"/>
    <w:rsid w:val="00F46A2F"/>
    <w:rsid w:val="00F47363"/>
    <w:rsid w:val="00F47805"/>
    <w:rsid w:val="00F52CCF"/>
    <w:rsid w:val="00F52E5A"/>
    <w:rsid w:val="00F53566"/>
    <w:rsid w:val="00F535DC"/>
    <w:rsid w:val="00F53C02"/>
    <w:rsid w:val="00F55ED2"/>
    <w:rsid w:val="00F56971"/>
    <w:rsid w:val="00F56B05"/>
    <w:rsid w:val="00F574EF"/>
    <w:rsid w:val="00F60C9C"/>
    <w:rsid w:val="00F64C52"/>
    <w:rsid w:val="00F67D20"/>
    <w:rsid w:val="00F71050"/>
    <w:rsid w:val="00F73050"/>
    <w:rsid w:val="00F747CC"/>
    <w:rsid w:val="00F74BEC"/>
    <w:rsid w:val="00F752D8"/>
    <w:rsid w:val="00F77917"/>
    <w:rsid w:val="00F77DF5"/>
    <w:rsid w:val="00F81A97"/>
    <w:rsid w:val="00F82359"/>
    <w:rsid w:val="00F842D6"/>
    <w:rsid w:val="00F8586A"/>
    <w:rsid w:val="00F85B6B"/>
    <w:rsid w:val="00F86AB5"/>
    <w:rsid w:val="00F86F4B"/>
    <w:rsid w:val="00F87930"/>
    <w:rsid w:val="00F91D27"/>
    <w:rsid w:val="00F91F4C"/>
    <w:rsid w:val="00F96303"/>
    <w:rsid w:val="00FA05A6"/>
    <w:rsid w:val="00FA31D9"/>
    <w:rsid w:val="00FA38D7"/>
    <w:rsid w:val="00FB110D"/>
    <w:rsid w:val="00FB1BFE"/>
    <w:rsid w:val="00FB282F"/>
    <w:rsid w:val="00FB2FE2"/>
    <w:rsid w:val="00FB38BA"/>
    <w:rsid w:val="00FC2997"/>
    <w:rsid w:val="00FC5332"/>
    <w:rsid w:val="00FC65CD"/>
    <w:rsid w:val="00FC7215"/>
    <w:rsid w:val="00FD3E17"/>
    <w:rsid w:val="00FD4A31"/>
    <w:rsid w:val="00FD65D0"/>
    <w:rsid w:val="00FD6F47"/>
    <w:rsid w:val="00FE01D2"/>
    <w:rsid w:val="00FE177B"/>
    <w:rsid w:val="00FE3472"/>
    <w:rsid w:val="00FE3C55"/>
    <w:rsid w:val="00FE47DF"/>
    <w:rsid w:val="00FE483F"/>
    <w:rsid w:val="00FE5919"/>
    <w:rsid w:val="00FE7B1B"/>
    <w:rsid w:val="00FF0AF3"/>
    <w:rsid w:val="00FF0CE5"/>
    <w:rsid w:val="00FF13D4"/>
    <w:rsid w:val="00FF402A"/>
    <w:rsid w:val="00FF6302"/>
    <w:rsid w:val="00FF7969"/>
    <w:rsid w:val="00FF7A41"/>
    <w:rsid w:val="05E069F6"/>
    <w:rsid w:val="061D5FE0"/>
    <w:rsid w:val="065B514A"/>
    <w:rsid w:val="1AEFFF3D"/>
    <w:rsid w:val="1C9E5F50"/>
    <w:rsid w:val="1DF2415C"/>
    <w:rsid w:val="1E560447"/>
    <w:rsid w:val="230B3DDB"/>
    <w:rsid w:val="23AB2D8B"/>
    <w:rsid w:val="2B9D451F"/>
    <w:rsid w:val="2FFFDD94"/>
    <w:rsid w:val="30234671"/>
    <w:rsid w:val="369EB038"/>
    <w:rsid w:val="37BBA0A2"/>
    <w:rsid w:val="39710DA5"/>
    <w:rsid w:val="3B3F0222"/>
    <w:rsid w:val="3BD91E0A"/>
    <w:rsid w:val="3DBF3B9B"/>
    <w:rsid w:val="3FF3C9F2"/>
    <w:rsid w:val="4ED007E8"/>
    <w:rsid w:val="4FB68C58"/>
    <w:rsid w:val="4FFDCF37"/>
    <w:rsid w:val="52F32432"/>
    <w:rsid w:val="5BF736E6"/>
    <w:rsid w:val="5D526F9C"/>
    <w:rsid w:val="5FD8FE9D"/>
    <w:rsid w:val="5FD94A71"/>
    <w:rsid w:val="5FDEC226"/>
    <w:rsid w:val="5FE5AD85"/>
    <w:rsid w:val="61AB4FFB"/>
    <w:rsid w:val="61EF3BBA"/>
    <w:rsid w:val="620F6A3C"/>
    <w:rsid w:val="64507D9F"/>
    <w:rsid w:val="6525285D"/>
    <w:rsid w:val="67B77CA5"/>
    <w:rsid w:val="68232139"/>
    <w:rsid w:val="6D5EB053"/>
    <w:rsid w:val="6EBDCEA3"/>
    <w:rsid w:val="6EE718A1"/>
    <w:rsid w:val="6EEBE799"/>
    <w:rsid w:val="6F7DEA38"/>
    <w:rsid w:val="70AF1510"/>
    <w:rsid w:val="739A6E5B"/>
    <w:rsid w:val="757F2D0C"/>
    <w:rsid w:val="76F32183"/>
    <w:rsid w:val="777D7DDD"/>
    <w:rsid w:val="77FF7934"/>
    <w:rsid w:val="78935500"/>
    <w:rsid w:val="7AF7A2C1"/>
    <w:rsid w:val="7B7F3EE8"/>
    <w:rsid w:val="7BA785A4"/>
    <w:rsid w:val="7C530EBB"/>
    <w:rsid w:val="7DEFDCF9"/>
    <w:rsid w:val="7EBFA32B"/>
    <w:rsid w:val="7F1F74EC"/>
    <w:rsid w:val="7F7FEAD9"/>
    <w:rsid w:val="7FCFD581"/>
    <w:rsid w:val="7FF67C29"/>
    <w:rsid w:val="7FFF6EEB"/>
    <w:rsid w:val="7FFFA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1880177"/>
  <w15:docId w15:val="{B64609EC-D627-40BC-9C83-01180708A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iPriority="0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link w:val="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qFormat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5">
    <w:name w:val="header"/>
    <w:basedOn w:val="a"/>
    <w:link w:val="Char1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note text"/>
    <w:basedOn w:val="a"/>
    <w:link w:val="Char2"/>
    <w:qFormat/>
    <w:pPr>
      <w:widowControl w:val="0"/>
      <w:snapToGrid w:val="0"/>
    </w:pPr>
    <w:rPr>
      <w:rFonts w:ascii="Calibri" w:eastAsia="宋体" w:hAnsi="Calibri"/>
      <w:kern w:val="2"/>
      <w:sz w:val="18"/>
    </w:rPr>
  </w:style>
  <w:style w:type="paragraph" w:styleId="a7">
    <w:name w:val="Normal (Web)"/>
    <w:basedOn w:val="a"/>
    <w:uiPriority w:val="99"/>
    <w:semiHidden/>
    <w:unhideWhenUsed/>
    <w:qFormat/>
    <w:pPr>
      <w:spacing w:beforeAutospacing="1" w:afterAutospacing="1"/>
    </w:pPr>
  </w:style>
  <w:style w:type="table" w:styleId="a8">
    <w:name w:val="Table Grid"/>
    <w:basedOn w:val="a1"/>
    <w:uiPriority w:val="39"/>
    <w:unhideWhenUsed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Strong"/>
    <w:basedOn w:val="a0"/>
    <w:uiPriority w:val="22"/>
    <w:qFormat/>
    <w:rPr>
      <w:b/>
      <w:bCs/>
    </w:rPr>
  </w:style>
  <w:style w:type="character" w:styleId="aa">
    <w:name w:val="Emphasis"/>
    <w:basedOn w:val="a0"/>
    <w:uiPriority w:val="20"/>
    <w:qFormat/>
    <w:rPr>
      <w:i/>
      <w:iCs/>
    </w:rPr>
  </w:style>
  <w:style w:type="character" w:styleId="ab">
    <w:name w:val="Hyperlink"/>
    <w:basedOn w:val="a0"/>
    <w:uiPriority w:val="99"/>
    <w:unhideWhenUsed/>
    <w:qFormat/>
    <w:rPr>
      <w:color w:val="0000FF"/>
      <w:u w:val="single"/>
    </w:rPr>
  </w:style>
  <w:style w:type="character" w:styleId="ac">
    <w:name w:val="footnote reference"/>
    <w:qFormat/>
    <w:rPr>
      <w:vertAlign w:val="superscript"/>
    </w:rPr>
  </w:style>
  <w:style w:type="character" w:customStyle="1" w:styleId="anchor-text">
    <w:name w:val="anchor-text"/>
    <w:basedOn w:val="a0"/>
    <w:qFormat/>
  </w:style>
  <w:style w:type="character" w:customStyle="1" w:styleId="3Char">
    <w:name w:val="标题 3 Char"/>
    <w:basedOn w:val="a0"/>
    <w:link w:val="3"/>
    <w:uiPriority w:val="9"/>
    <w:qFormat/>
    <w:rPr>
      <w:rFonts w:ascii="Times New Roman" w:hAnsi="Times New Roman" w:cs="Times New Roman"/>
      <w:b/>
      <w:bCs/>
      <w:kern w:val="0"/>
      <w:sz w:val="27"/>
      <w:szCs w:val="27"/>
    </w:rPr>
  </w:style>
  <w:style w:type="character" w:customStyle="1" w:styleId="Char1">
    <w:name w:val="页眉 Char"/>
    <w:basedOn w:val="a0"/>
    <w:link w:val="a5"/>
    <w:uiPriority w:val="99"/>
    <w:qFormat/>
    <w:rPr>
      <w:rFonts w:ascii="Times New Roman" w:hAnsi="Times New Roman" w:cs="Times New Roman"/>
      <w:kern w:val="0"/>
      <w:sz w:val="18"/>
      <w:szCs w:val="18"/>
    </w:rPr>
  </w:style>
  <w:style w:type="character" w:customStyle="1" w:styleId="Char0">
    <w:name w:val="页脚 Char"/>
    <w:basedOn w:val="a0"/>
    <w:link w:val="a4"/>
    <w:uiPriority w:val="99"/>
    <w:qFormat/>
    <w:rPr>
      <w:rFonts w:ascii="Times New Roman" w:hAnsi="Times New Roman" w:cs="Times New Roman"/>
      <w:kern w:val="0"/>
      <w:sz w:val="18"/>
      <w:szCs w:val="18"/>
    </w:rPr>
  </w:style>
  <w:style w:type="character" w:customStyle="1" w:styleId="1Char">
    <w:name w:val="标题 1 Char"/>
    <w:basedOn w:val="a0"/>
    <w:link w:val="1"/>
    <w:uiPriority w:val="9"/>
    <w:qFormat/>
    <w:rPr>
      <w:rFonts w:eastAsiaTheme="minorEastAsia"/>
      <w:b/>
      <w:bCs/>
      <w:kern w:val="44"/>
      <w:sz w:val="44"/>
      <w:szCs w:val="44"/>
    </w:rPr>
  </w:style>
  <w:style w:type="character" w:customStyle="1" w:styleId="title-text">
    <w:name w:val="title-text"/>
    <w:basedOn w:val="a0"/>
    <w:qFormat/>
  </w:style>
  <w:style w:type="character" w:customStyle="1" w:styleId="html-italic">
    <w:name w:val="html-italic"/>
    <w:basedOn w:val="a0"/>
    <w:qFormat/>
  </w:style>
  <w:style w:type="table" w:customStyle="1" w:styleId="61">
    <w:name w:val="清单表 6 彩色1"/>
    <w:basedOn w:val="a1"/>
    <w:uiPriority w:val="51"/>
    <w:qFormat/>
    <w:rPr>
      <w:color w:val="000000" w:themeColor="text1"/>
    </w:rPr>
    <w:tblPr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Charis SIL" w:eastAsia="Charis SIL" w:cs="Charis SIL"/>
      <w:color w:val="000000"/>
      <w:sz w:val="24"/>
      <w:szCs w:val="24"/>
    </w:rPr>
  </w:style>
  <w:style w:type="character" w:customStyle="1" w:styleId="font01">
    <w:name w:val="font01"/>
    <w:basedOn w:val="a0"/>
    <w:qFormat/>
    <w:rPr>
      <w:rFonts w:ascii="宋体" w:eastAsia="宋体" w:hAnsi="宋体" w:cs="宋体" w:hint="eastAsia"/>
      <w:color w:val="000000"/>
      <w:sz w:val="24"/>
      <w:szCs w:val="24"/>
      <w:u w:val="none"/>
    </w:rPr>
  </w:style>
  <w:style w:type="table" w:customStyle="1" w:styleId="62">
    <w:name w:val="清单表 6 彩色2"/>
    <w:basedOn w:val="a1"/>
    <w:uiPriority w:val="51"/>
    <w:qFormat/>
    <w:rPr>
      <w:color w:val="000000" w:themeColor="text1"/>
    </w:rPr>
    <w:tblPr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font11">
    <w:name w:val="font11"/>
    <w:basedOn w:val="a0"/>
    <w:rPr>
      <w:rFonts w:ascii="宋体" w:eastAsia="宋体" w:hAnsi="宋体" w:cs="宋体" w:hint="eastAsia"/>
      <w:color w:val="000000"/>
      <w:sz w:val="24"/>
      <w:szCs w:val="24"/>
      <w:u w:val="none"/>
    </w:rPr>
  </w:style>
  <w:style w:type="character" w:customStyle="1" w:styleId="font21">
    <w:name w:val="font21"/>
    <w:basedOn w:val="a0"/>
    <w:rPr>
      <w:rFonts w:ascii="Arial" w:hAnsi="Arial" w:cs="Arial" w:hint="default"/>
      <w:color w:val="222222"/>
      <w:sz w:val="20"/>
      <w:szCs w:val="20"/>
      <w:u w:val="none"/>
    </w:rPr>
  </w:style>
  <w:style w:type="character" w:customStyle="1" w:styleId="font41">
    <w:name w:val="font41"/>
    <w:basedOn w:val="a0"/>
    <w:rPr>
      <w:rFonts w:ascii="Arial" w:hAnsi="Arial" w:cs="Arial" w:hint="default"/>
      <w:i/>
      <w:iCs/>
      <w:color w:val="222222"/>
      <w:sz w:val="20"/>
      <w:szCs w:val="20"/>
      <w:u w:val="none"/>
    </w:rPr>
  </w:style>
  <w:style w:type="character" w:customStyle="1" w:styleId="font31">
    <w:name w:val="font31"/>
    <w:basedOn w:val="a0"/>
    <w:qFormat/>
    <w:rPr>
      <w:rFonts w:ascii="Times New Roman" w:hAnsi="Times New Roman" w:cs="Times New Roman" w:hint="default"/>
      <w:color w:val="000000"/>
      <w:sz w:val="21"/>
      <w:szCs w:val="21"/>
      <w:u w:val="none"/>
    </w:rPr>
  </w:style>
  <w:style w:type="character" w:customStyle="1" w:styleId="Char2">
    <w:name w:val="脚注文本 Char"/>
    <w:basedOn w:val="a0"/>
    <w:link w:val="a6"/>
    <w:qFormat/>
    <w:rPr>
      <w:rFonts w:ascii="Calibri" w:hAnsi="Calibri"/>
      <w:kern w:val="2"/>
      <w:sz w:val="18"/>
      <w:szCs w:val="24"/>
    </w:rPr>
  </w:style>
  <w:style w:type="paragraph" w:customStyle="1" w:styleId="10">
    <w:name w:val="修订1"/>
    <w:hidden/>
    <w:uiPriority w:val="99"/>
    <w:semiHidden/>
    <w:qFormat/>
    <w:rPr>
      <w:rFonts w:eastAsiaTheme="minorEastAsia"/>
      <w:sz w:val="24"/>
      <w:szCs w:val="24"/>
    </w:rPr>
  </w:style>
  <w:style w:type="character" w:customStyle="1" w:styleId="Char">
    <w:name w:val="批注框文本 Char"/>
    <w:basedOn w:val="a0"/>
    <w:link w:val="a3"/>
    <w:uiPriority w:val="99"/>
    <w:semiHidden/>
    <w:qFormat/>
    <w:rPr>
      <w:rFonts w:eastAsiaTheme="minorEastAsia"/>
      <w:sz w:val="18"/>
      <w:szCs w:val="18"/>
    </w:rPr>
  </w:style>
  <w:style w:type="paragraph" w:styleId="ad">
    <w:name w:val="List Paragraph"/>
    <w:basedOn w:val="a"/>
    <w:uiPriority w:val="99"/>
    <w:rsid w:val="00BC490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microsoft.com/office/2011/relationships/people" Target="people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mailto:byxiao@rcees.ac.cn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10</Pages>
  <Words>584</Words>
  <Characters>3330</Characters>
  <Application>Microsoft Office Word</Application>
  <DocSecurity>0</DocSecurity>
  <Lines>27</Lines>
  <Paragraphs>7</Paragraphs>
  <ScaleCrop>false</ScaleCrop>
  <Company/>
  <LinksUpToDate>false</LinksUpToDate>
  <CharactersWithSpaces>3907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用户</dc:creator>
  <cp:lastModifiedBy>webuser</cp:lastModifiedBy>
  <cp:revision>37</cp:revision>
  <dcterms:created xsi:type="dcterms:W3CDTF">2024-08-22T19:26:00Z</dcterms:created>
  <dcterms:modified xsi:type="dcterms:W3CDTF">2025-04-24T00:42:00Z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2052-6.8.2.8850</vt:lpwstr>
  </property>
  <property fmtid="{D5CDD505-2E9C-101B-9397-08002B2CF9AE}" pid="3" name="ICV">
    <vt:lpwstr>941259EF18E249FE86DA14CF53535586_13</vt:lpwstr>
  </property>
</Properties>
</file>